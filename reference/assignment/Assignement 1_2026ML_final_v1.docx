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E8C3C" w14:textId="3D09DE7B" w:rsidR="00C55973" w:rsidRPr="008760E4" w:rsidRDefault="00C55973" w:rsidP="008760E4">
      <w:pPr>
        <w:pStyle w:val="NormalWeb"/>
        <w:jc w:val="center"/>
        <w:rPr>
          <w:rStyle w:val="Strong"/>
          <w:rFonts w:eastAsiaTheme="majorEastAsia"/>
          <w:sz w:val="36"/>
          <w:szCs w:val="36"/>
          <w:u w:val="single"/>
        </w:rPr>
      </w:pPr>
      <w:r w:rsidRPr="008760E4">
        <w:rPr>
          <w:rStyle w:val="Strong"/>
          <w:rFonts w:eastAsiaTheme="majorEastAsia"/>
          <w:sz w:val="36"/>
          <w:szCs w:val="36"/>
          <w:u w:val="single"/>
        </w:rPr>
        <w:t xml:space="preserve">Assignment </w:t>
      </w:r>
      <w:r w:rsidR="008760E4" w:rsidRPr="008760E4">
        <w:rPr>
          <w:rStyle w:val="Strong"/>
          <w:rFonts w:eastAsiaTheme="majorEastAsia"/>
          <w:sz w:val="36"/>
          <w:szCs w:val="36"/>
          <w:u w:val="single"/>
        </w:rPr>
        <w:t>Machine Learning 2026</w:t>
      </w:r>
    </w:p>
    <w:p w14:paraId="3270C930" w14:textId="77777777" w:rsidR="008760E4" w:rsidRPr="00C55973" w:rsidRDefault="008760E4" w:rsidP="008760E4">
      <w:pPr>
        <w:pStyle w:val="NormalWeb"/>
        <w:jc w:val="center"/>
        <w:rPr>
          <w:rStyle w:val="Strong"/>
          <w:rFonts w:eastAsiaTheme="majorEastAsia"/>
          <w:u w:val="single"/>
        </w:rPr>
      </w:pPr>
    </w:p>
    <w:p w14:paraId="608C2780" w14:textId="77777777" w:rsidR="008760E4" w:rsidRDefault="008760E4" w:rsidP="00C74158">
      <w:pPr>
        <w:pStyle w:val="NormalWeb"/>
        <w:jc w:val="both"/>
        <w:rPr>
          <w:rStyle w:val="Strong"/>
          <w:rFonts w:eastAsiaTheme="majorEastAsia"/>
        </w:rPr>
      </w:pPr>
      <w:r w:rsidRPr="008760E4">
        <w:rPr>
          <w:rStyle w:val="Strong"/>
          <w:rFonts w:eastAsiaTheme="majorEastAsia"/>
        </w:rPr>
        <w:t>FinGuard Analytics and the Consumer Complaints Challenge</w:t>
      </w:r>
    </w:p>
    <w:p w14:paraId="21F38BB2" w14:textId="41407318" w:rsidR="001B5E8C" w:rsidRPr="00C55973" w:rsidRDefault="001B5E8C" w:rsidP="00C74158">
      <w:pPr>
        <w:pStyle w:val="NormalWeb"/>
        <w:jc w:val="both"/>
        <w:rPr>
          <w:u w:val="single"/>
        </w:rPr>
      </w:pPr>
      <w:r w:rsidRPr="00C55973">
        <w:rPr>
          <w:u w:val="single"/>
        </w:rPr>
        <w:t>Context</w:t>
      </w:r>
    </w:p>
    <w:p w14:paraId="182444D3" w14:textId="4B256588" w:rsidR="008760E4" w:rsidRDefault="008760E4" w:rsidP="008760E4">
      <w:pPr>
        <w:pStyle w:val="NormalWeb"/>
        <w:jc w:val="both"/>
      </w:pPr>
      <w:r>
        <w:t>On a cold Monday morning in January, the executive committee at Meridian Financial Group gathered for an emergency strategy session. The mood was tense. Over the past eighteen months, customer complaints had surged across multiple product lines—credit cards, personal loans, digital banking, and mortgage servicing</w:t>
      </w:r>
      <w:r w:rsidR="00224A03">
        <w:t>.</w:t>
      </w:r>
    </w:p>
    <w:p w14:paraId="07F32FE9" w14:textId="3D393AE3" w:rsidR="008760E4" w:rsidRDefault="008760E4" w:rsidP="008760E4">
      <w:pPr>
        <w:pStyle w:val="NormalWeb"/>
        <w:jc w:val="both"/>
      </w:pPr>
      <w:r>
        <w:t>At first, leadership believed the increase was a temporary side effect of digital transformation. The company had launched new mobile services, migrated customer support operations, and expanded its online onboarding channels. But the trend did not reverse. Complaints continued to grow, regulators began requesting additional reports, and customer sentiment scores declined.</w:t>
      </w:r>
    </w:p>
    <w:p w14:paraId="652CE72A" w14:textId="5794F925" w:rsidR="008760E4" w:rsidRDefault="008760E4" w:rsidP="008760E4">
      <w:pPr>
        <w:pStyle w:val="NormalWeb"/>
        <w:jc w:val="both"/>
      </w:pPr>
      <w:r>
        <w:t>What concerned executives most was not the volume of complaints—it was the uncertainty. No one could confidently explain why some complaints escalated into serious disputes while others were resolved quickly.</w:t>
      </w:r>
    </w:p>
    <w:p w14:paraId="3C2F1423" w14:textId="0926E2C0" w:rsidR="008760E4" w:rsidRDefault="008760E4" w:rsidP="008760E4">
      <w:pPr>
        <w:pStyle w:val="NormalWeb"/>
        <w:jc w:val="both"/>
      </w:pPr>
      <w:r>
        <w:t>The Chief Risk Officer argued that credit card products were responsible for most unresolved cases, citing anecdotal evidence from internal reports. The Head of Digital Experience insisted that complaints submitted online tended to escalate more frequently than those handled through traditional channels. Meanwhile, the Compliance Director warned that response times varied significantly across states, raising the risk of regulatory scrutiny and potential penalties.</w:t>
      </w:r>
    </w:p>
    <w:p w14:paraId="752459C7" w14:textId="77777777" w:rsidR="008760E4" w:rsidRDefault="008760E4" w:rsidP="008760E4">
      <w:pPr>
        <w:pStyle w:val="NormalWeb"/>
        <w:jc w:val="both"/>
      </w:pPr>
      <w:r>
        <w:t>The CEO listened quietly before asking a simple question:</w:t>
      </w:r>
    </w:p>
    <w:p w14:paraId="7F3742BD" w14:textId="74B4E37A" w:rsidR="008760E4" w:rsidRDefault="008760E4" w:rsidP="008760E4">
      <w:pPr>
        <w:pStyle w:val="NormalWeb"/>
        <w:jc w:val="both"/>
      </w:pPr>
      <w:r>
        <w:t>“Which of these assumptions is actually supported by data?”</w:t>
      </w:r>
    </w:p>
    <w:p w14:paraId="07069135" w14:textId="5A87ADB0" w:rsidR="008760E4" w:rsidRDefault="008760E4" w:rsidP="008760E4">
      <w:pPr>
        <w:pStyle w:val="NormalWeb"/>
        <w:jc w:val="both"/>
      </w:pPr>
      <w:r>
        <w:t>Silence followed.</w:t>
      </w:r>
    </w:p>
    <w:p w14:paraId="10E445B3" w14:textId="66BA0215" w:rsidR="008760E4" w:rsidRDefault="008760E4" w:rsidP="008760E4">
      <w:pPr>
        <w:pStyle w:val="NormalWeb"/>
        <w:jc w:val="both"/>
      </w:pPr>
      <w:r>
        <w:t>Despite the organization’s investment in analytics, complaint handling remained largely reactive. Teams focused on resolving individual cases, but no system existed to anticipate escalation or identify patterns across products, geographies, and customer segments. Decisions were often based on intuition, internal anecdotes, or fragmented reports.</w:t>
      </w:r>
    </w:p>
    <w:p w14:paraId="1D59CCB7" w14:textId="08EED9B1" w:rsidR="008760E4" w:rsidRDefault="008760E4" w:rsidP="008760E4">
      <w:pPr>
        <w:pStyle w:val="NormalWeb"/>
        <w:jc w:val="both"/>
      </w:pPr>
      <w:r>
        <w:t>The board recognized that this approach was no longer sustainable. Complaint management had evolved from an operational issue into a strategic priority, touching customer experience, compliance, and brand reputation. A single unresolved complaint could now trigger regulatory investigations, media attention, and customer attrition.</w:t>
      </w:r>
    </w:p>
    <w:p w14:paraId="7C7869C3" w14:textId="4502C256" w:rsidR="008760E4" w:rsidRDefault="008760E4" w:rsidP="008760E4">
      <w:pPr>
        <w:pStyle w:val="NormalWeb"/>
        <w:jc w:val="both"/>
      </w:pPr>
      <w:r>
        <w:t xml:space="preserve">To address the problem, Meridian partnered with FinGuard Analytics, a consultancy specializing in data-driven decision making for financial institutions. FinGuard was given access to the Consumer Financial complaint database—a large, real-world repository capturing thousands of customer complaints across the financial services industry. The dataset included </w:t>
      </w:r>
      <w:r>
        <w:lastRenderedPageBreak/>
        <w:t>product categories, issue types, submission channels, geographic information, company responses, and resolution indicators.</w:t>
      </w:r>
    </w:p>
    <w:p w14:paraId="3413075E" w14:textId="5129C4B6" w:rsidR="008760E4" w:rsidRDefault="008760E4" w:rsidP="008760E4">
      <w:pPr>
        <w:pStyle w:val="NormalWeb"/>
        <w:jc w:val="both"/>
      </w:pPr>
      <w:r>
        <w:t xml:space="preserve">FinGuard assembled a cross-functional taskforce composed of data scientists, business analysts, and risk specialists. Their mandate was clear: transform complaint data into actionable intelligence. The organization needed to understand what drives complaint escalation, identify patterns hidden in operational data, and build predictive tools capable of anticipating which cases were most likely to result in </w:t>
      </w:r>
      <w:r w:rsidR="006D6FD5">
        <w:t>escalation</w:t>
      </w:r>
      <w:r w:rsidR="004E36D0">
        <w:t xml:space="preserve"> (disputed)</w:t>
      </w:r>
      <w:r>
        <w:t>.</w:t>
      </w:r>
    </w:p>
    <w:p w14:paraId="1BD32A9C" w14:textId="3A076762" w:rsidR="008760E4" w:rsidRDefault="008760E4" w:rsidP="008760E4">
      <w:pPr>
        <w:pStyle w:val="NormalWeb"/>
        <w:jc w:val="both"/>
      </w:pPr>
      <w:r>
        <w:t>The stakes were high.</w:t>
      </w:r>
    </w:p>
    <w:p w14:paraId="69ED7F34" w14:textId="4915E12F" w:rsidR="008760E4" w:rsidRDefault="008760E4" w:rsidP="008760E4">
      <w:pPr>
        <w:pStyle w:val="NormalWeb"/>
        <w:jc w:val="both"/>
      </w:pPr>
      <w:r>
        <w:t>If the taskforce succeeded, Meridian could shift from reactive complaint handling to proactive intervention—prioritizing high-risk cases, improving customer outcomes, and reducing regulatory exposure. If it failed, the organization risked continued reputational damage, operational inefficiencies, and increased compliance costs.</w:t>
      </w:r>
    </w:p>
    <w:p w14:paraId="483BA013" w14:textId="676CA5F5" w:rsidR="008760E4" w:rsidRDefault="008760E4" w:rsidP="008760E4">
      <w:pPr>
        <w:pStyle w:val="NormalWeb"/>
        <w:jc w:val="both"/>
      </w:pPr>
      <w:r>
        <w:t>You are a member of the FinGuard Data Science Taskforce. Your role is to analyze the complaint dataset, uncover meaningful patterns, build predictive models, and provide insights that will shape how financial institutions manage customer issues going forward.</w:t>
      </w:r>
    </w:p>
    <w:p w14:paraId="4715D092" w14:textId="4E2798B2" w:rsidR="008760E4" w:rsidRDefault="008760E4" w:rsidP="00C74158">
      <w:pPr>
        <w:pStyle w:val="NormalWeb"/>
        <w:jc w:val="both"/>
      </w:pPr>
      <w:r>
        <w:t>Your work will directly influence executive decisions, operational processes, and long-term strategy.</w:t>
      </w:r>
    </w:p>
    <w:p w14:paraId="37EF8070" w14:textId="405912AC" w:rsidR="001B5E8C" w:rsidRDefault="00A7588B" w:rsidP="00C74158">
      <w:pPr>
        <w:jc w:val="both"/>
      </w:pPr>
      <w:r>
        <w:t>Instructions</w:t>
      </w:r>
    </w:p>
    <w:p w14:paraId="66634DC8" w14:textId="57D57072" w:rsidR="00A7588B" w:rsidRPr="004D45C4" w:rsidRDefault="00A7588B" w:rsidP="00C74158">
      <w:pPr>
        <w:pStyle w:val="NormalWeb"/>
        <w:numPr>
          <w:ilvl w:val="0"/>
          <w:numId w:val="4"/>
        </w:numPr>
        <w:jc w:val="both"/>
      </w:pPr>
      <w:r>
        <w:rPr>
          <w:rStyle w:val="Strong"/>
          <w:rFonts w:eastAsiaTheme="majorEastAsia"/>
        </w:rPr>
        <w:t>Download the Dataset</w:t>
      </w:r>
      <w:r>
        <w:t>: Use the</w:t>
      </w:r>
      <w:r w:rsidR="004D45C4">
        <w:t xml:space="preserve"> complains </w:t>
      </w:r>
      <w:r w:rsidR="004D45C4" w:rsidRPr="004D45C4">
        <w:t xml:space="preserve">data set from </w:t>
      </w:r>
      <w:r w:rsidR="0010189A" w:rsidRPr="004D45C4">
        <w:t>Moodle</w:t>
      </w:r>
      <w:r w:rsidRPr="004D45C4">
        <w:t xml:space="preserve"> </w:t>
      </w:r>
    </w:p>
    <w:p w14:paraId="0AABDD8E" w14:textId="77777777" w:rsidR="00A7588B" w:rsidRPr="004D45C4" w:rsidRDefault="00A7588B" w:rsidP="00C74158">
      <w:pPr>
        <w:pStyle w:val="NormalWeb"/>
        <w:numPr>
          <w:ilvl w:val="0"/>
          <w:numId w:val="4"/>
        </w:numPr>
        <w:jc w:val="both"/>
      </w:pPr>
      <w:r w:rsidRPr="004D45C4">
        <w:rPr>
          <w:rStyle w:val="Strong"/>
          <w:rFonts w:eastAsiaTheme="majorEastAsia"/>
        </w:rPr>
        <w:t>Complete All Tasks</w:t>
      </w:r>
      <w:r w:rsidRPr="004D45C4">
        <w:t>: Follow the tasks outlined below step-by-step.</w:t>
      </w:r>
    </w:p>
    <w:p w14:paraId="7E5F59A3" w14:textId="6F6C254F" w:rsidR="00A7588B" w:rsidRPr="004D45C4" w:rsidRDefault="00A7588B" w:rsidP="00C74158">
      <w:pPr>
        <w:pStyle w:val="NormalWeb"/>
        <w:numPr>
          <w:ilvl w:val="0"/>
          <w:numId w:val="4"/>
        </w:numPr>
        <w:jc w:val="both"/>
      </w:pPr>
      <w:r w:rsidRPr="004D45C4">
        <w:rPr>
          <w:rStyle w:val="Strong"/>
          <w:rFonts w:eastAsiaTheme="majorEastAsia"/>
        </w:rPr>
        <w:t>Prepare Files for Submission</w:t>
      </w:r>
      <w:r w:rsidRPr="004D45C4">
        <w:t xml:space="preserve">: Submit your work as a ZIP file named: </w:t>
      </w:r>
      <w:r w:rsidRPr="004D45C4">
        <w:rPr>
          <w:rStyle w:val="HTMLCode"/>
          <w:rFonts w:eastAsiaTheme="majorEastAsia"/>
        </w:rPr>
        <w:t>StudentNumber_</w:t>
      </w:r>
      <w:r w:rsidR="004D45C4" w:rsidRPr="004D45C4">
        <w:rPr>
          <w:rStyle w:val="HTMLCode"/>
          <w:rFonts w:eastAsiaTheme="majorEastAsia"/>
        </w:rPr>
        <w:t>Complaints</w:t>
      </w:r>
      <w:r w:rsidRPr="004D45C4">
        <w:rPr>
          <w:rStyle w:val="HTMLCode"/>
          <w:rFonts w:eastAsiaTheme="majorEastAsia"/>
        </w:rPr>
        <w:t>_Assignment.zip</w:t>
      </w:r>
      <w:r w:rsidRPr="004D45C4">
        <w:t>. This ZIP file should contain:</w:t>
      </w:r>
    </w:p>
    <w:p w14:paraId="2AFEC63D" w14:textId="2E5E36E1" w:rsidR="00A7588B" w:rsidRPr="004D45C4" w:rsidRDefault="00A7588B" w:rsidP="00C74158">
      <w:pPr>
        <w:pStyle w:val="NormalWeb"/>
        <w:numPr>
          <w:ilvl w:val="1"/>
          <w:numId w:val="4"/>
        </w:numPr>
        <w:jc w:val="both"/>
      </w:pPr>
      <w:r w:rsidRPr="004D45C4">
        <w:t>A Jupyter Notebook file (</w:t>
      </w:r>
      <w:r w:rsidRPr="004D45C4">
        <w:rPr>
          <w:rStyle w:val="HTMLCode"/>
          <w:rFonts w:eastAsiaTheme="majorEastAsia"/>
        </w:rPr>
        <w:t>StudentNumber_</w:t>
      </w:r>
      <w:r w:rsidR="004D45C4" w:rsidRPr="004D45C4">
        <w:rPr>
          <w:rStyle w:val="HTMLCode"/>
          <w:rFonts w:eastAsiaTheme="majorEastAsia"/>
        </w:rPr>
        <w:t>Complaints</w:t>
      </w:r>
      <w:r w:rsidRPr="004D45C4">
        <w:rPr>
          <w:rStyle w:val="HTMLCode"/>
          <w:rFonts w:eastAsiaTheme="majorEastAsia"/>
        </w:rPr>
        <w:t>_Notebook.ipynb</w:t>
      </w:r>
      <w:r w:rsidRPr="004D45C4">
        <w:t>).</w:t>
      </w:r>
    </w:p>
    <w:p w14:paraId="0B07EE1A" w14:textId="1A73A57C" w:rsidR="00A7588B" w:rsidRPr="004D45C4" w:rsidRDefault="00A7588B" w:rsidP="00C74158">
      <w:pPr>
        <w:pStyle w:val="NormalWeb"/>
        <w:numPr>
          <w:ilvl w:val="1"/>
          <w:numId w:val="4"/>
        </w:numPr>
        <w:jc w:val="both"/>
      </w:pPr>
      <w:r w:rsidRPr="004D45C4">
        <w:t>A trained model saved as a Pickle file (</w:t>
      </w:r>
      <w:r w:rsidRPr="004D45C4">
        <w:rPr>
          <w:rStyle w:val="HTMLCode"/>
          <w:rFonts w:eastAsiaTheme="majorEastAsia"/>
        </w:rPr>
        <w:t>StudentNumber_</w:t>
      </w:r>
      <w:r w:rsidR="00060CA2">
        <w:rPr>
          <w:rStyle w:val="HTMLCode"/>
          <w:rFonts w:eastAsiaTheme="majorEastAsia"/>
        </w:rPr>
        <w:t>Pipeline</w:t>
      </w:r>
      <w:r w:rsidRPr="004D45C4">
        <w:rPr>
          <w:rStyle w:val="HTMLCode"/>
          <w:rFonts w:eastAsiaTheme="majorEastAsia"/>
        </w:rPr>
        <w:t>.pkl</w:t>
      </w:r>
      <w:r w:rsidRPr="004D45C4">
        <w:t>).</w:t>
      </w:r>
    </w:p>
    <w:p w14:paraId="57C2201E" w14:textId="3CCD9DEB" w:rsidR="00224A03" w:rsidRPr="004D45C4" w:rsidRDefault="00A7588B" w:rsidP="00224A03">
      <w:pPr>
        <w:pStyle w:val="NormalWeb"/>
        <w:numPr>
          <w:ilvl w:val="0"/>
          <w:numId w:val="4"/>
        </w:numPr>
        <w:jc w:val="both"/>
      </w:pPr>
      <w:r w:rsidRPr="004D45C4">
        <w:rPr>
          <w:rStyle w:val="Strong"/>
          <w:rFonts w:eastAsiaTheme="majorEastAsia"/>
        </w:rPr>
        <w:t>Upload to Moodle</w:t>
      </w:r>
      <w:r w:rsidRPr="004D45C4">
        <w:t>: Submit the ZIP file on Moodle under the appropriate assignment link before the deadline.</w:t>
      </w:r>
    </w:p>
    <w:p w14:paraId="5FD49EDC" w14:textId="12FEC11D" w:rsidR="00224A03" w:rsidRPr="00224A03" w:rsidRDefault="00224A03" w:rsidP="00224A03">
      <w:pPr>
        <w:pStyle w:val="NormalWeb"/>
        <w:jc w:val="both"/>
        <w:rPr>
          <w:highlight w:val="yellow"/>
        </w:rPr>
      </w:pPr>
      <w:r w:rsidRPr="00224A03">
        <w:t>Your notebook must clearly demonstrate how you explored the data, prepared features, built models, evaluated performance, and interpreted results.</w:t>
      </w:r>
    </w:p>
    <w:p w14:paraId="14D0457F" w14:textId="77777777" w:rsidR="001B5E8C" w:rsidRDefault="001B5E8C" w:rsidP="00C74158">
      <w:pPr>
        <w:jc w:val="both"/>
      </w:pPr>
    </w:p>
    <w:p w14:paraId="76E37D64" w14:textId="3860924B" w:rsidR="00C965FD" w:rsidRPr="00DB6AF2" w:rsidRDefault="001B5E8C" w:rsidP="00C74158">
      <w:pPr>
        <w:jc w:val="both"/>
        <w:rPr>
          <w:u w:val="single"/>
        </w:rPr>
      </w:pPr>
      <w:r w:rsidRPr="00DB6AF2">
        <w:rPr>
          <w:b/>
          <w:bCs/>
          <w:u w:val="single"/>
        </w:rPr>
        <w:t>Question 1</w:t>
      </w:r>
      <w:r w:rsidR="007A5D65" w:rsidRPr="00DB6AF2">
        <w:rPr>
          <w:u w:val="single"/>
        </w:rPr>
        <w:t xml:space="preserve"> </w:t>
      </w:r>
      <w:r w:rsidR="00DB6AF2" w:rsidRPr="00DB6AF2">
        <w:rPr>
          <w:u w:val="single"/>
        </w:rPr>
        <w:t xml:space="preserve"> [</w:t>
      </w:r>
      <w:r w:rsidR="00DB6AF2" w:rsidRPr="00DB6AF2">
        <w:rPr>
          <w:i/>
          <w:iCs/>
          <w:u w:val="single"/>
        </w:rPr>
        <w:t>4 points</w:t>
      </w:r>
      <w:r w:rsidR="00DB6AF2" w:rsidRPr="00DB6AF2">
        <w:rPr>
          <w:u w:val="single"/>
        </w:rPr>
        <w:t>]</w:t>
      </w:r>
    </w:p>
    <w:p w14:paraId="32574D29" w14:textId="77777777" w:rsidR="001B5E8C" w:rsidRDefault="001B5E8C" w:rsidP="00C74158">
      <w:pPr>
        <w:jc w:val="both"/>
      </w:pPr>
    </w:p>
    <w:p w14:paraId="1F49920E" w14:textId="77777777" w:rsidR="00224A03" w:rsidRPr="00224A03" w:rsidRDefault="00224A03" w:rsidP="00224A03">
      <w:pPr>
        <w:jc w:val="both"/>
        <w:rPr>
          <w:lang w:val="en-GB"/>
        </w:rPr>
      </w:pPr>
      <w:r w:rsidRPr="00224A03">
        <w:rPr>
          <w:lang w:val="en-GB"/>
        </w:rPr>
        <w:t>Senior executives at Meridian Financial Group have expressed concerns about the drivers of complaint escalation. They suspect that certain financial products generate more negative outcomes, that complaints submitted through digital channels escalate more frequently, and that regional differences may influence response practices.</w:t>
      </w:r>
    </w:p>
    <w:p w14:paraId="6474F8A7" w14:textId="77777777" w:rsidR="00224A03" w:rsidRPr="00224A03" w:rsidRDefault="00224A03" w:rsidP="00224A03">
      <w:pPr>
        <w:jc w:val="both"/>
        <w:rPr>
          <w:lang w:val="en-GB"/>
        </w:rPr>
      </w:pPr>
    </w:p>
    <w:p w14:paraId="24A8F7BF" w14:textId="77777777" w:rsidR="00363741" w:rsidRDefault="00363741" w:rsidP="00224A03">
      <w:pPr>
        <w:jc w:val="both"/>
        <w:rPr>
          <w:lang w:val="en-GB"/>
        </w:rPr>
      </w:pPr>
      <w:r w:rsidRPr="00DB6AF2">
        <w:rPr>
          <w:b/>
          <w:bCs/>
          <w:lang w:val="en-GB"/>
        </w:rPr>
        <w:t>Q1.1</w:t>
      </w:r>
      <w:r>
        <w:rPr>
          <w:lang w:val="en-GB"/>
        </w:rPr>
        <w:t xml:space="preserve"> </w:t>
      </w:r>
      <w:r w:rsidR="00224A03" w:rsidRPr="00224A03">
        <w:rPr>
          <w:lang w:val="en-GB"/>
        </w:rPr>
        <w:t>Using the dataset provided, investigate at least one of these assumptions through exploratory analysis. Determine whether the claim is supported by evidence and quantify your findings</w:t>
      </w:r>
      <w:r w:rsidR="00224A03">
        <w:rPr>
          <w:lang w:val="en-GB"/>
        </w:rPr>
        <w:t xml:space="preserve"> [</w:t>
      </w:r>
      <w:r w:rsidR="00224A03" w:rsidRPr="00224A03">
        <w:rPr>
          <w:i/>
          <w:iCs/>
          <w:u w:val="single"/>
          <w:lang w:val="en-GB"/>
        </w:rPr>
        <w:t>1 point</w:t>
      </w:r>
      <w:r w:rsidR="00224A03">
        <w:rPr>
          <w:lang w:val="en-GB"/>
        </w:rPr>
        <w:t>]</w:t>
      </w:r>
      <w:r w:rsidR="00224A03" w:rsidRPr="00224A03">
        <w:rPr>
          <w:lang w:val="en-GB"/>
        </w:rPr>
        <w:t xml:space="preserve">. </w:t>
      </w:r>
    </w:p>
    <w:p w14:paraId="6D4D32D7" w14:textId="77777777" w:rsidR="00363741" w:rsidRDefault="00363741" w:rsidP="00224A03">
      <w:pPr>
        <w:jc w:val="both"/>
        <w:rPr>
          <w:lang w:val="en-GB"/>
        </w:rPr>
      </w:pPr>
    </w:p>
    <w:p w14:paraId="4B957959" w14:textId="5C81B36F" w:rsidR="00224A03" w:rsidRDefault="00363741" w:rsidP="00224A03">
      <w:pPr>
        <w:jc w:val="both"/>
        <w:rPr>
          <w:lang w:val="en-GB"/>
        </w:rPr>
      </w:pPr>
      <w:r w:rsidRPr="00DB6AF2">
        <w:rPr>
          <w:b/>
          <w:bCs/>
          <w:lang w:val="en-GB"/>
        </w:rPr>
        <w:lastRenderedPageBreak/>
        <w:t>Q1.2</w:t>
      </w:r>
      <w:r>
        <w:rPr>
          <w:lang w:val="en-GB"/>
        </w:rPr>
        <w:t xml:space="preserve"> </w:t>
      </w:r>
      <w:r w:rsidR="00224A03" w:rsidRPr="00224A03">
        <w:rPr>
          <w:lang w:val="en-GB"/>
        </w:rPr>
        <w:t>In addition, identify three insights emerging from your analysis that could inform managerial decision making</w:t>
      </w:r>
      <w:r w:rsidR="00224A03">
        <w:rPr>
          <w:lang w:val="en-GB"/>
        </w:rPr>
        <w:t xml:space="preserve"> [</w:t>
      </w:r>
      <w:r w:rsidR="00224A03" w:rsidRPr="00224A03">
        <w:rPr>
          <w:i/>
          <w:iCs/>
          <w:u w:val="single"/>
          <w:lang w:val="en-GB"/>
        </w:rPr>
        <w:t>3 points</w:t>
      </w:r>
      <w:r w:rsidR="00224A03">
        <w:rPr>
          <w:lang w:val="en-GB"/>
        </w:rPr>
        <w:t>]</w:t>
      </w:r>
      <w:r w:rsidR="00224A03" w:rsidRPr="00224A03">
        <w:rPr>
          <w:lang w:val="en-GB"/>
        </w:rPr>
        <w:t>. Your response must include both code and interpretation.</w:t>
      </w:r>
    </w:p>
    <w:p w14:paraId="6B9764F1" w14:textId="77777777" w:rsidR="00DB6AF2" w:rsidRDefault="00DB6AF2" w:rsidP="00224A03">
      <w:pPr>
        <w:jc w:val="both"/>
        <w:rPr>
          <w:lang w:val="en-GB"/>
        </w:rPr>
      </w:pPr>
    </w:p>
    <w:p w14:paraId="31C42450" w14:textId="1E0CCCCD" w:rsidR="00BF0A49" w:rsidRPr="00DB6AF2" w:rsidRDefault="00BF0A49" w:rsidP="00C74158">
      <w:pPr>
        <w:jc w:val="both"/>
        <w:rPr>
          <w:u w:val="single"/>
        </w:rPr>
      </w:pPr>
      <w:r w:rsidRPr="00DB6AF2">
        <w:rPr>
          <w:b/>
          <w:bCs/>
          <w:u w:val="single"/>
        </w:rPr>
        <w:t>Question 2</w:t>
      </w:r>
      <w:r w:rsidR="007A5D65" w:rsidRPr="00DB6AF2">
        <w:rPr>
          <w:u w:val="single"/>
        </w:rPr>
        <w:t xml:space="preserve"> </w:t>
      </w:r>
      <w:r w:rsidR="00DB6AF2" w:rsidRPr="00DB6AF2">
        <w:rPr>
          <w:u w:val="single"/>
        </w:rPr>
        <w:t>[</w:t>
      </w:r>
      <w:r w:rsidR="00B20AE1" w:rsidRPr="00DB6AF2">
        <w:rPr>
          <w:i/>
          <w:iCs/>
          <w:u w:val="single"/>
        </w:rPr>
        <w:t>4</w:t>
      </w:r>
      <w:r w:rsidR="007A5D65" w:rsidRPr="00DB6AF2">
        <w:rPr>
          <w:i/>
          <w:iCs/>
          <w:u w:val="single"/>
        </w:rPr>
        <w:t xml:space="preserve"> points</w:t>
      </w:r>
      <w:r w:rsidR="00DB6AF2" w:rsidRPr="00DB6AF2">
        <w:rPr>
          <w:u w:val="single"/>
        </w:rPr>
        <w:t>]</w:t>
      </w:r>
    </w:p>
    <w:p w14:paraId="21E90FCB" w14:textId="77777777" w:rsidR="00BF0A49" w:rsidRDefault="00BF0A49" w:rsidP="00C74158">
      <w:pPr>
        <w:jc w:val="both"/>
      </w:pPr>
    </w:p>
    <w:p w14:paraId="519120C2" w14:textId="77777777" w:rsidR="00224A03" w:rsidRDefault="00224A03" w:rsidP="00224A03">
      <w:pPr>
        <w:jc w:val="both"/>
      </w:pPr>
      <w:r>
        <w:t>Meridian wants to move beyond reactive complaint management toward a predictive approach that identifies high-risk cases early.</w:t>
      </w:r>
    </w:p>
    <w:p w14:paraId="47A28353" w14:textId="77777777" w:rsidR="00224A03" w:rsidRDefault="00224A03" w:rsidP="00224A03">
      <w:pPr>
        <w:jc w:val="both"/>
      </w:pPr>
    </w:p>
    <w:p w14:paraId="7D8D2EC7" w14:textId="24179A66" w:rsidR="00363741" w:rsidRDefault="00363741" w:rsidP="00C74158">
      <w:pPr>
        <w:jc w:val="both"/>
      </w:pPr>
      <w:r w:rsidRPr="00DB6AF2">
        <w:rPr>
          <w:b/>
          <w:bCs/>
        </w:rPr>
        <w:t>Q2.1</w:t>
      </w:r>
      <w:r>
        <w:t xml:space="preserve"> </w:t>
      </w:r>
      <w:r w:rsidR="00224A03">
        <w:t>Begin by identifying the type of machine learning problem represented in this context</w:t>
      </w:r>
      <w:r>
        <w:t xml:space="preserve"> [</w:t>
      </w:r>
      <w:r w:rsidRPr="00363741">
        <w:rPr>
          <w:i/>
          <w:iCs/>
        </w:rPr>
        <w:t>1 point</w:t>
      </w:r>
      <w:r>
        <w:t>]</w:t>
      </w:r>
      <w:r w:rsidR="00224A03">
        <w:t>.</w:t>
      </w:r>
    </w:p>
    <w:p w14:paraId="73649C01" w14:textId="77777777" w:rsidR="00363741" w:rsidRDefault="00363741" w:rsidP="00C74158">
      <w:pPr>
        <w:jc w:val="both"/>
      </w:pPr>
    </w:p>
    <w:p w14:paraId="1547AFE6" w14:textId="7E18EC6E" w:rsidR="00224A03" w:rsidRDefault="00363741" w:rsidP="00C74158">
      <w:pPr>
        <w:jc w:val="both"/>
      </w:pPr>
      <w:r w:rsidRPr="00DB6AF2">
        <w:rPr>
          <w:b/>
          <w:bCs/>
        </w:rPr>
        <w:t>Q2.2</w:t>
      </w:r>
      <w:r>
        <w:t xml:space="preserve"> </w:t>
      </w:r>
      <w:r w:rsidR="00224A03">
        <w:t>Then develop two predictive models capable of estimating whether a complaint will result in an unfavorable outcome. Your analysis must include preprocessing steps, feature engineering, data splitting, and hyperparameter tuning. You must also justify your modeling choices from both a technical and business perspective.</w:t>
      </w:r>
      <w:r>
        <w:t xml:space="preserve"> [</w:t>
      </w:r>
      <w:r w:rsidRPr="00363741">
        <w:rPr>
          <w:i/>
          <w:iCs/>
        </w:rPr>
        <w:t>3 points</w:t>
      </w:r>
      <w:r>
        <w:t>]</w:t>
      </w:r>
    </w:p>
    <w:p w14:paraId="2D619257" w14:textId="77777777" w:rsidR="00224A03" w:rsidRDefault="00224A03" w:rsidP="00C74158">
      <w:pPr>
        <w:jc w:val="both"/>
      </w:pPr>
    </w:p>
    <w:p w14:paraId="4182E7B7" w14:textId="6DBED94C" w:rsidR="007A5D65" w:rsidRDefault="5213A20E" w:rsidP="00C74158">
      <w:pPr>
        <w:jc w:val="both"/>
      </w:pPr>
      <w:r w:rsidRPr="6AA1C304">
        <w:rPr>
          <w:lang w:val="en-US"/>
        </w:rPr>
        <w:t xml:space="preserve">The executive team needs a robust predictive solution to identify customers most at risk of </w:t>
      </w:r>
      <w:r w:rsidR="64B8C900" w:rsidRPr="6AA1C304">
        <w:rPr>
          <w:lang w:val="en-US"/>
        </w:rPr>
        <w:t>disputing response</w:t>
      </w:r>
      <w:r w:rsidRPr="6AA1C304">
        <w:rPr>
          <w:lang w:val="en-US"/>
        </w:rPr>
        <w:t>. Machine learning models can provide the insights required for targeted retention strategies.</w:t>
      </w:r>
    </w:p>
    <w:p w14:paraId="70902BA5" w14:textId="77777777" w:rsidR="00BF0A49" w:rsidRDefault="00BF0A49" w:rsidP="00C74158">
      <w:pPr>
        <w:jc w:val="both"/>
      </w:pPr>
    </w:p>
    <w:p w14:paraId="1CED1262" w14:textId="32D530D6" w:rsidR="00BF0A49" w:rsidRPr="00DB6AF2" w:rsidRDefault="00BF0A49" w:rsidP="00C74158">
      <w:pPr>
        <w:jc w:val="both"/>
        <w:rPr>
          <w:u w:val="single"/>
        </w:rPr>
      </w:pPr>
      <w:r w:rsidRPr="00DB6AF2">
        <w:rPr>
          <w:b/>
          <w:bCs/>
          <w:u w:val="single"/>
        </w:rPr>
        <w:t>Question 3</w:t>
      </w:r>
      <w:r w:rsidR="00B20AE1" w:rsidRPr="00DB6AF2">
        <w:rPr>
          <w:u w:val="single"/>
        </w:rPr>
        <w:t xml:space="preserve"> </w:t>
      </w:r>
      <w:r w:rsidR="00DB6AF2" w:rsidRPr="00DB6AF2">
        <w:rPr>
          <w:u w:val="single"/>
        </w:rPr>
        <w:t>[</w:t>
      </w:r>
      <w:r w:rsidR="00B20AE1" w:rsidRPr="00DB6AF2">
        <w:rPr>
          <w:i/>
          <w:iCs/>
          <w:u w:val="single"/>
        </w:rPr>
        <w:t>4 points</w:t>
      </w:r>
      <w:r w:rsidR="00DB6AF2" w:rsidRPr="00DB6AF2">
        <w:rPr>
          <w:u w:val="single"/>
        </w:rPr>
        <w:t>]</w:t>
      </w:r>
    </w:p>
    <w:p w14:paraId="1C9D62C7" w14:textId="1E401CE6" w:rsidR="3F26C436" w:rsidRDefault="3F26C436" w:rsidP="3F26C436">
      <w:pPr>
        <w:pStyle w:val="NormalWeb"/>
        <w:jc w:val="both"/>
        <w:rPr>
          <w:b/>
          <w:bCs/>
        </w:rPr>
      </w:pPr>
    </w:p>
    <w:p w14:paraId="73ED0024" w14:textId="0708C9A3" w:rsidR="00DB6AF2" w:rsidRDefault="00DB6AF2" w:rsidP="00DB6AF2">
      <w:pPr>
        <w:pStyle w:val="NormalWeb"/>
        <w:jc w:val="both"/>
      </w:pPr>
      <w:r w:rsidRPr="00DB6AF2">
        <w:rPr>
          <w:b/>
          <w:bCs/>
        </w:rPr>
        <w:t>Q3.1</w:t>
      </w:r>
      <w:r>
        <w:t xml:space="preserve"> Executives need to understand whether the predictive models are reliable enough for operational use. Select the evaluation metric or metrics you consider most appropriate and justify your choice in relation to business risk, regulatory implications, and decision making [</w:t>
      </w:r>
      <w:r w:rsidRPr="00DB6AF2">
        <w:rPr>
          <w:i/>
          <w:iCs/>
        </w:rPr>
        <w:t>2 points</w:t>
      </w:r>
      <w:r>
        <w:t>].</w:t>
      </w:r>
    </w:p>
    <w:p w14:paraId="48A8C6A2" w14:textId="2E522C2E" w:rsidR="3F26C436" w:rsidRDefault="3F26C436" w:rsidP="3F26C436">
      <w:pPr>
        <w:pStyle w:val="NormalWeb"/>
        <w:jc w:val="both"/>
        <w:rPr>
          <w:b/>
          <w:bCs/>
        </w:rPr>
      </w:pPr>
    </w:p>
    <w:p w14:paraId="43E40C65" w14:textId="41F50B27" w:rsidR="00DB6AF2" w:rsidRDefault="00DB6AF2" w:rsidP="00DB6AF2">
      <w:pPr>
        <w:pStyle w:val="NormalWeb"/>
        <w:jc w:val="both"/>
      </w:pPr>
      <w:r w:rsidRPr="00DB6AF2">
        <w:rPr>
          <w:b/>
          <w:bCs/>
        </w:rPr>
        <w:t>Q3.</w:t>
      </w:r>
      <w:r>
        <w:rPr>
          <w:b/>
          <w:bCs/>
        </w:rPr>
        <w:t>2</w:t>
      </w:r>
      <w:r>
        <w:t xml:space="preserve"> Compare the performance of the models you developed and determine which one is best suited for deployment. Explain the practical implications of your results. [</w:t>
      </w:r>
      <w:r w:rsidRPr="00DB6AF2">
        <w:rPr>
          <w:i/>
          <w:iCs/>
        </w:rPr>
        <w:t>2 points</w:t>
      </w:r>
      <w:r>
        <w:t>]</w:t>
      </w:r>
    </w:p>
    <w:p w14:paraId="73E419C2" w14:textId="77777777" w:rsidR="00BF0A49" w:rsidRDefault="00BF0A49" w:rsidP="00C74158">
      <w:pPr>
        <w:jc w:val="both"/>
      </w:pPr>
    </w:p>
    <w:p w14:paraId="53F74437" w14:textId="64B15F96" w:rsidR="00BF0A49" w:rsidRPr="00DB6AF2" w:rsidRDefault="00BF0A49" w:rsidP="00C74158">
      <w:pPr>
        <w:jc w:val="both"/>
        <w:rPr>
          <w:i/>
          <w:iCs/>
          <w:u w:val="single"/>
        </w:rPr>
      </w:pPr>
      <w:r w:rsidRPr="00DB6AF2">
        <w:rPr>
          <w:b/>
          <w:bCs/>
          <w:u w:val="single"/>
        </w:rPr>
        <w:t>Question 4</w:t>
      </w:r>
      <w:r w:rsidRPr="00DB6AF2">
        <w:rPr>
          <w:u w:val="single"/>
        </w:rPr>
        <w:t xml:space="preserve">. </w:t>
      </w:r>
      <w:r w:rsidR="00DB6AF2" w:rsidRPr="00DB6AF2">
        <w:rPr>
          <w:u w:val="single"/>
        </w:rPr>
        <w:t>[</w:t>
      </w:r>
      <w:r w:rsidR="00B20AE1" w:rsidRPr="00DB6AF2">
        <w:rPr>
          <w:i/>
          <w:iCs/>
          <w:u w:val="single"/>
        </w:rPr>
        <w:t>4 points</w:t>
      </w:r>
      <w:r w:rsidR="00DB6AF2" w:rsidRPr="00DB6AF2">
        <w:rPr>
          <w:u w:val="single"/>
        </w:rPr>
        <w:t>]</w:t>
      </w:r>
    </w:p>
    <w:p w14:paraId="3288EE1D" w14:textId="072D76EB" w:rsidR="00DB6AF2" w:rsidRDefault="00DB6AF2" w:rsidP="00DB6AF2">
      <w:pPr>
        <w:pStyle w:val="NormalWeb"/>
        <w:jc w:val="both"/>
      </w:pPr>
      <w:r>
        <w:t>The selected model will be integrated into Meridian’s complaint management system. To prepare for deployment, you must save your model pipeline as a Pickle file and ensure it can be reloaded in a new environment. You must also provide a requirements file listing dependencies and a Python script containing the feature engineering function.</w:t>
      </w:r>
    </w:p>
    <w:p w14:paraId="55F6716C" w14:textId="7637BECE" w:rsidR="00DB6AF2" w:rsidRDefault="00DB6AF2" w:rsidP="00DB6AF2">
      <w:pPr>
        <w:pStyle w:val="NormalWeb"/>
        <w:jc w:val="both"/>
      </w:pPr>
      <w:r>
        <w:t>After saving the model, reload it and apply it to an external validation dataset with the same structure as the original data. The model must produce predictions in binary format, where zero represents non-escalated complaints and one represents escalated complaints.</w:t>
      </w:r>
    </w:p>
    <w:p w14:paraId="49444708" w14:textId="6A6A32D8" w:rsidR="00DB6AF2" w:rsidRDefault="00DB6AF2" w:rsidP="00DB6AF2">
      <w:pPr>
        <w:pStyle w:val="NormalWeb"/>
        <w:jc w:val="both"/>
      </w:pPr>
      <w:r>
        <w:t>Models will be evaluated based on functionality, reproducibility, and performance on the external dataset.</w:t>
      </w:r>
    </w:p>
    <w:p w14:paraId="53D2AADE" w14:textId="5AE74EE9" w:rsidR="00B20AE1" w:rsidRDefault="00B20AE1" w:rsidP="00C74158">
      <w:pPr>
        <w:pStyle w:val="NormalWeb"/>
        <w:jc w:val="both"/>
      </w:pPr>
      <w:r>
        <w:lastRenderedPageBreak/>
        <w:t xml:space="preserve">The model should predict </w:t>
      </w:r>
      <w:r w:rsidR="00EC71C3">
        <w:t>complain</w:t>
      </w:r>
      <w:r>
        <w:t xml:space="preserve"> using binary outputs: </w:t>
      </w:r>
      <w:r>
        <w:rPr>
          <w:rStyle w:val="HTMLCode"/>
          <w:rFonts w:eastAsiaTheme="majorEastAsia"/>
        </w:rPr>
        <w:t>0</w:t>
      </w:r>
      <w:r>
        <w:t xml:space="preserve"> (N</w:t>
      </w:r>
      <w:r w:rsidR="004E36D0">
        <w:t>ot disputed</w:t>
      </w:r>
      <w:r>
        <w:t xml:space="preserve">) and </w:t>
      </w:r>
      <w:r>
        <w:rPr>
          <w:rStyle w:val="HTMLCode"/>
          <w:rFonts w:eastAsiaTheme="majorEastAsia"/>
        </w:rPr>
        <w:t>1</w:t>
      </w:r>
      <w:r>
        <w:t xml:space="preserve"> (</w:t>
      </w:r>
      <w:r w:rsidR="004E36D0">
        <w:t>Disputed</w:t>
      </w:r>
      <w:r>
        <w:t>).</w:t>
      </w:r>
    </w:p>
    <w:p w14:paraId="53F1DCF7" w14:textId="5A070893" w:rsidR="00B20AE1" w:rsidRDefault="5C16B9B3" w:rsidP="00C74158">
      <w:pPr>
        <w:pStyle w:val="NormalWeb"/>
        <w:numPr>
          <w:ilvl w:val="0"/>
          <w:numId w:val="6"/>
        </w:numPr>
        <w:jc w:val="both"/>
      </w:pPr>
      <w:r>
        <w:t>Save the best-performing model as a Pickle file (</w:t>
      </w:r>
      <w:r w:rsidR="2295ABC6" w:rsidRPr="6AA1C304">
        <w:rPr>
          <w:rStyle w:val="HTMLCode"/>
          <w:rFonts w:eastAsiaTheme="majorEastAsia"/>
        </w:rPr>
        <w:t>StudentNumber</w:t>
      </w:r>
      <w:r w:rsidRPr="6AA1C304">
        <w:rPr>
          <w:rStyle w:val="HTMLCode"/>
          <w:rFonts w:eastAsiaTheme="majorEastAsia"/>
        </w:rPr>
        <w:t>_</w:t>
      </w:r>
      <w:r w:rsidR="00B20AE1" w:rsidRPr="6AA1C304">
        <w:rPr>
          <w:rStyle w:val="HTMLCode"/>
          <w:rFonts w:eastAsiaTheme="majorEastAsia"/>
        </w:rPr>
        <w:t>Pipeline.</w:t>
      </w:r>
      <w:r w:rsidRPr="6AA1C304">
        <w:rPr>
          <w:rStyle w:val="HTMLCode"/>
          <w:rFonts w:eastAsiaTheme="majorEastAsia"/>
        </w:rPr>
        <w:t>pkl</w:t>
      </w:r>
      <w:r>
        <w:t>).</w:t>
      </w:r>
      <w:r w:rsidR="7AED509C">
        <w:t xml:space="preserve"> Please see the code </w:t>
      </w:r>
      <w:r w:rsidR="7AED509C" w:rsidRPr="6AA1C304">
        <w:rPr>
          <w:rStyle w:val="HTMLCode"/>
          <w:rFonts w:eastAsiaTheme="majorEastAsia"/>
        </w:rPr>
        <w:t>Assignment1_SaveAsPickle.ipynb</w:t>
      </w:r>
      <w:r w:rsidR="7AED509C">
        <w:t xml:space="preserve"> with the examples</w:t>
      </w:r>
    </w:p>
    <w:p w14:paraId="2022A7EA" w14:textId="01B51159" w:rsidR="00064011" w:rsidRDefault="00064011" w:rsidP="00C76E81">
      <w:pPr>
        <w:pStyle w:val="NormalWeb"/>
        <w:numPr>
          <w:ilvl w:val="0"/>
          <w:numId w:val="6"/>
        </w:numPr>
        <w:jc w:val="both"/>
      </w:pPr>
      <w:r>
        <w:t>To ensure the code runs in every machine</w:t>
      </w:r>
      <w:r w:rsidR="00EC71C3">
        <w:t>,</w:t>
      </w:r>
      <w:r>
        <w:t xml:space="preserve"> please save the requirements files with the name </w:t>
      </w:r>
      <w:r w:rsidRPr="3D78CE63">
        <w:rPr>
          <w:rStyle w:val="HTMLCode"/>
          <w:rFonts w:eastAsiaTheme="majorEastAsia"/>
        </w:rPr>
        <w:t xml:space="preserve">StudentNumber_requirements.txt – </w:t>
      </w:r>
      <w:r>
        <w:t xml:space="preserve">please see </w:t>
      </w:r>
      <w:r w:rsidRPr="3D78CE63">
        <w:rPr>
          <w:rStyle w:val="HTMLCode"/>
          <w:rFonts w:eastAsiaTheme="majorEastAsia"/>
        </w:rPr>
        <w:t>Assignment1_SaveAsPickle.ipynb</w:t>
      </w:r>
      <w:r>
        <w:t xml:space="preserve"> on how to do it. </w:t>
      </w:r>
    </w:p>
    <w:p w14:paraId="000375FC" w14:textId="5BA291CB" w:rsidR="504E6EAE" w:rsidRPr="00EC71C3" w:rsidRDefault="504E6EAE" w:rsidP="006A10BD">
      <w:pPr>
        <w:pStyle w:val="NormalWeb"/>
        <w:numPr>
          <w:ilvl w:val="1"/>
          <w:numId w:val="6"/>
        </w:numPr>
        <w:jc w:val="both"/>
        <w:rPr>
          <w:rFonts w:ascii="Menlo" w:eastAsia="Menlo" w:hAnsi="Menlo" w:cs="Menlo"/>
          <w:color w:val="000000" w:themeColor="text1"/>
          <w:sz w:val="18"/>
          <w:szCs w:val="18"/>
          <w:lang w:val="en-GB"/>
        </w:rPr>
      </w:pPr>
      <w:r w:rsidRPr="00EC71C3">
        <w:rPr>
          <w:color w:val="000000" w:themeColor="text1"/>
          <w:lang w:val="en-GB"/>
        </w:rPr>
        <w:t>For this to happen you will also require submitting a .</w:t>
      </w:r>
      <w:proofErr w:type="spellStart"/>
      <w:r w:rsidRPr="00EC71C3">
        <w:rPr>
          <w:color w:val="000000" w:themeColor="text1"/>
          <w:lang w:val="en-GB"/>
        </w:rPr>
        <w:t>py</w:t>
      </w:r>
      <w:proofErr w:type="spellEnd"/>
      <w:r w:rsidRPr="00EC71C3">
        <w:rPr>
          <w:color w:val="000000" w:themeColor="text1"/>
          <w:lang w:val="en-GB"/>
        </w:rPr>
        <w:t xml:space="preserve"> file with your feature engineer function, please keep the following name </w:t>
      </w:r>
      <w:r w:rsidRPr="00EC71C3">
        <w:rPr>
          <w:rStyle w:val="HTMLCode"/>
          <w:rFonts w:eastAsiaTheme="majorEastAsia"/>
        </w:rPr>
        <w:t>feature_engineering.py</w:t>
      </w:r>
    </w:p>
    <w:p w14:paraId="369D4573" w14:textId="316A899A" w:rsidR="000E369D" w:rsidRDefault="047462BC" w:rsidP="00C74158">
      <w:pPr>
        <w:pStyle w:val="NormalWeb"/>
        <w:numPr>
          <w:ilvl w:val="0"/>
          <w:numId w:val="6"/>
        </w:numPr>
        <w:jc w:val="both"/>
      </w:pPr>
      <w:r>
        <w:t>If you are using a model outside the scikit-learn you will need to save the following files</w:t>
      </w:r>
      <w:r w:rsidR="7AED509C">
        <w:t>:</w:t>
      </w:r>
    </w:p>
    <w:p w14:paraId="7DE1C6F6" w14:textId="06665B23" w:rsidR="000E369D" w:rsidRPr="00170E2E" w:rsidRDefault="047462BC" w:rsidP="000E369D">
      <w:pPr>
        <w:pStyle w:val="NormalWeb"/>
        <w:numPr>
          <w:ilvl w:val="1"/>
          <w:numId w:val="6"/>
        </w:numPr>
        <w:jc w:val="both"/>
      </w:pPr>
      <w:proofErr w:type="spellStart"/>
      <w:r w:rsidRPr="6AA1C304">
        <w:rPr>
          <w:rStyle w:val="HTMLCode"/>
          <w:rFonts w:eastAsiaTheme="majorEastAsia"/>
          <w:lang w:val="en-US"/>
        </w:rPr>
        <w:t>StudentNumber_</w:t>
      </w:r>
      <w:r w:rsidR="000E369D" w:rsidRPr="6AA1C304">
        <w:rPr>
          <w:rStyle w:val="HTMLCode"/>
          <w:rFonts w:eastAsiaTheme="majorEastAsia"/>
          <w:lang w:val="en-US"/>
        </w:rPr>
        <w:t>Preprocessor</w:t>
      </w:r>
      <w:r w:rsidRPr="6AA1C304">
        <w:rPr>
          <w:rStyle w:val="HTMLCode"/>
          <w:rFonts w:eastAsiaTheme="majorEastAsia"/>
          <w:lang w:val="en-US"/>
        </w:rPr>
        <w:t>.pkl</w:t>
      </w:r>
      <w:proofErr w:type="spellEnd"/>
      <w:r w:rsidRPr="6AA1C304">
        <w:rPr>
          <w:rStyle w:val="HTMLCode"/>
          <w:rFonts w:eastAsiaTheme="majorEastAsia"/>
          <w:lang w:val="en-US"/>
        </w:rPr>
        <w:t xml:space="preserve"> – </w:t>
      </w:r>
      <w:r w:rsidRPr="6AA1C304">
        <w:rPr>
          <w:lang w:val="en-US"/>
        </w:rPr>
        <w:t xml:space="preserve">where the preprocessing steps are </w:t>
      </w:r>
      <w:r w:rsidR="00C53920">
        <w:rPr>
          <w:lang w:val="en-US"/>
        </w:rPr>
        <w:t>orchestrated</w:t>
      </w:r>
      <w:r w:rsidR="00C53920" w:rsidRPr="6AA1C304">
        <w:rPr>
          <w:lang w:val="en-US"/>
        </w:rPr>
        <w:t xml:space="preserve"> </w:t>
      </w:r>
    </w:p>
    <w:p w14:paraId="163D4FE2" w14:textId="02C6DB05" w:rsidR="00C53920" w:rsidRDefault="00C53920" w:rsidP="000E369D">
      <w:pPr>
        <w:pStyle w:val="NormalWeb"/>
        <w:numPr>
          <w:ilvl w:val="1"/>
          <w:numId w:val="6"/>
        </w:numPr>
        <w:jc w:val="both"/>
      </w:pPr>
      <w:r w:rsidRPr="00EC71C3">
        <w:rPr>
          <w:rStyle w:val="HTMLCode"/>
          <w:rFonts w:eastAsiaTheme="majorEastAsia"/>
        </w:rPr>
        <w:t>feature_engineering.py</w:t>
      </w:r>
      <w:r>
        <w:rPr>
          <w:rStyle w:val="HTMLCode"/>
          <w:rFonts w:eastAsiaTheme="majorEastAsia"/>
        </w:rPr>
        <w:t xml:space="preserve"> - </w:t>
      </w:r>
      <w:r w:rsidRPr="6AA1C304">
        <w:rPr>
          <w:lang w:val="en-US"/>
        </w:rPr>
        <w:t xml:space="preserve">where </w:t>
      </w:r>
      <w:r>
        <w:rPr>
          <w:lang w:val="en-US"/>
        </w:rPr>
        <w:t xml:space="preserve">you should include the </w:t>
      </w:r>
      <w:r w:rsidR="00FF19EF">
        <w:rPr>
          <w:lang w:val="en-US"/>
        </w:rPr>
        <w:t>feature transformations</w:t>
      </w:r>
    </w:p>
    <w:p w14:paraId="35B76086" w14:textId="55FAFCBE" w:rsidR="000E369D" w:rsidRDefault="047462BC" w:rsidP="000E369D">
      <w:pPr>
        <w:pStyle w:val="NormalWeb"/>
        <w:numPr>
          <w:ilvl w:val="1"/>
          <w:numId w:val="6"/>
        </w:numPr>
        <w:jc w:val="both"/>
      </w:pPr>
      <w:r w:rsidRPr="6AA1C304">
        <w:rPr>
          <w:rStyle w:val="HTMLCode"/>
          <w:rFonts w:eastAsiaTheme="majorEastAsia"/>
        </w:rPr>
        <w:t xml:space="preserve">StudentNumber_Model.pkl - </w:t>
      </w:r>
      <w:r>
        <w:t xml:space="preserve">where the model does the prediction task. </w:t>
      </w:r>
    </w:p>
    <w:p w14:paraId="2753F88C" w14:textId="43FDD365" w:rsidR="00EC71C3" w:rsidRDefault="00B20AE1" w:rsidP="00C74158">
      <w:pPr>
        <w:pStyle w:val="NormalWeb"/>
        <w:numPr>
          <w:ilvl w:val="0"/>
          <w:numId w:val="6"/>
        </w:numPr>
        <w:jc w:val="both"/>
      </w:pPr>
      <w:r>
        <w:t>Write code to reload the saved model and test it on the external validation dataset</w:t>
      </w:r>
      <w:r w:rsidR="00064011">
        <w:t xml:space="preserve"> (please see </w:t>
      </w:r>
      <w:r w:rsidR="00064011" w:rsidRPr="00064011">
        <w:rPr>
          <w:rStyle w:val="HTMLCode"/>
          <w:rFonts w:eastAsiaTheme="majorEastAsia"/>
        </w:rPr>
        <w:t>Assignment1_SaveAsPickle.ipynb</w:t>
      </w:r>
      <w:r w:rsidR="00064011">
        <w:t xml:space="preserve"> on how to do it</w:t>
      </w:r>
      <w:r w:rsidR="00FF19EF">
        <w:t>)</w:t>
      </w:r>
      <w:r w:rsidR="00064011">
        <w:t>.</w:t>
      </w:r>
      <w:r w:rsidR="00FF19EF">
        <w:t xml:space="preserve"> Note: loading and testing must be performed in a new notebook.</w:t>
      </w:r>
      <w:r w:rsidR="00064011">
        <w:t xml:space="preserve"> </w:t>
      </w:r>
    </w:p>
    <w:p w14:paraId="00B6D32A" w14:textId="6B9DBD95" w:rsidR="00B20AE1" w:rsidRDefault="00064011" w:rsidP="00EC71C3">
      <w:pPr>
        <w:pStyle w:val="NormalWeb"/>
        <w:numPr>
          <w:ilvl w:val="1"/>
          <w:numId w:val="6"/>
        </w:numPr>
        <w:jc w:val="both"/>
      </w:pPr>
      <w:r>
        <w:t xml:space="preserve">The validation set will be in the format from the file </w:t>
      </w:r>
      <w:r w:rsidR="004D45C4" w:rsidRPr="004D45C4">
        <w:rPr>
          <w:rStyle w:val="HTMLCode"/>
          <w:rFonts w:eastAsiaTheme="majorEastAsia"/>
        </w:rPr>
        <w:t>complaints_modeltesting100</w:t>
      </w:r>
      <w:r w:rsidRPr="006A10BD">
        <w:rPr>
          <w:rStyle w:val="HTMLCode"/>
          <w:rFonts w:eastAsiaTheme="majorEastAsia"/>
        </w:rPr>
        <w:t>.csv</w:t>
      </w:r>
      <w:r>
        <w:t>)</w:t>
      </w:r>
      <w:r w:rsidR="00B20AE1">
        <w:t>.</w:t>
      </w:r>
      <w:r>
        <w:t xml:space="preserve"> If your model runs in this dataset it will run in the final validation set. </w:t>
      </w:r>
    </w:p>
    <w:p w14:paraId="00CFA729" w14:textId="1D5260FD" w:rsidR="00B20AE1" w:rsidRDefault="00B20AE1" w:rsidP="00C74158">
      <w:pPr>
        <w:pStyle w:val="NormalWeb"/>
        <w:numPr>
          <w:ilvl w:val="0"/>
          <w:numId w:val="6"/>
        </w:numPr>
        <w:jc w:val="both"/>
      </w:pPr>
      <w:r>
        <w:t>Ensure the model outputs predictions in the required format</w:t>
      </w:r>
      <w:r w:rsidR="000E369D">
        <w:t xml:space="preserve"> </w:t>
      </w:r>
      <w:r w:rsidR="000E369D">
        <w:rPr>
          <w:rStyle w:val="HTMLCode"/>
          <w:rFonts w:eastAsiaTheme="majorEastAsia"/>
        </w:rPr>
        <w:t>0</w:t>
      </w:r>
      <w:r w:rsidR="000E369D">
        <w:t xml:space="preserve"> (No</w:t>
      </w:r>
      <w:r w:rsidR="004E36D0">
        <w:t>t</w:t>
      </w:r>
      <w:r w:rsidR="000E369D">
        <w:t xml:space="preserve"> </w:t>
      </w:r>
      <w:r w:rsidR="004E36D0">
        <w:t>Disputed</w:t>
      </w:r>
      <w:r w:rsidR="000E369D">
        <w:t xml:space="preserve">) and </w:t>
      </w:r>
      <w:r w:rsidR="000E369D">
        <w:rPr>
          <w:rStyle w:val="HTMLCode"/>
          <w:rFonts w:eastAsiaTheme="majorEastAsia"/>
        </w:rPr>
        <w:t>1</w:t>
      </w:r>
      <w:r w:rsidR="000E369D">
        <w:t xml:space="preserve"> (</w:t>
      </w:r>
      <w:r w:rsidR="004E36D0">
        <w:t>Disputed</w:t>
      </w:r>
      <w:r w:rsidR="000E369D">
        <w:t>)</w:t>
      </w:r>
      <w:r>
        <w:t>.</w:t>
      </w:r>
    </w:p>
    <w:p w14:paraId="793102DE" w14:textId="6A381E9E" w:rsidR="00B20AE1" w:rsidRPr="00C55973" w:rsidRDefault="00B20AE1" w:rsidP="00C74158">
      <w:pPr>
        <w:pStyle w:val="NormalWeb"/>
        <w:jc w:val="both"/>
        <w:rPr>
          <w:b/>
          <w:bCs/>
        </w:rPr>
      </w:pPr>
      <w:r w:rsidRPr="00C55973">
        <w:rPr>
          <w:rStyle w:val="Strong"/>
          <w:rFonts w:eastAsiaTheme="majorEastAsia"/>
          <w:b w:val="0"/>
          <w:bCs w:val="0"/>
        </w:rPr>
        <w:t xml:space="preserve">How </w:t>
      </w:r>
      <w:r w:rsidR="00586F22" w:rsidRPr="00C55973">
        <w:rPr>
          <w:rStyle w:val="Strong"/>
          <w:rFonts w:eastAsiaTheme="majorEastAsia"/>
          <w:b w:val="0"/>
          <w:bCs w:val="0"/>
        </w:rPr>
        <w:t>This Question</w:t>
      </w:r>
      <w:r w:rsidRPr="00C55973">
        <w:rPr>
          <w:rStyle w:val="Strong"/>
          <w:rFonts w:eastAsiaTheme="majorEastAsia"/>
          <w:b w:val="0"/>
          <w:bCs w:val="0"/>
        </w:rPr>
        <w:t xml:space="preserve"> Will Be Evaluated:</w:t>
      </w:r>
    </w:p>
    <w:p w14:paraId="6847F9FB" w14:textId="3421C407" w:rsidR="00B20AE1" w:rsidRPr="00EC71C3" w:rsidRDefault="00B20AE1" w:rsidP="00C74158">
      <w:pPr>
        <w:pStyle w:val="NormalWeb"/>
        <w:numPr>
          <w:ilvl w:val="0"/>
          <w:numId w:val="7"/>
        </w:numPr>
        <w:jc w:val="both"/>
      </w:pPr>
      <w:r w:rsidRPr="00EC71C3">
        <w:rPr>
          <w:rStyle w:val="Strong"/>
          <w:rFonts w:eastAsiaTheme="majorEastAsia"/>
        </w:rPr>
        <w:t>Top 25% Models</w:t>
      </w:r>
      <w:r w:rsidRPr="00EC71C3">
        <w:t xml:space="preserve">: The models that perform the best on the external validation dataset will receive </w:t>
      </w:r>
      <w:r w:rsidRPr="00EC71C3">
        <w:rPr>
          <w:rStyle w:val="Strong"/>
          <w:rFonts w:eastAsiaTheme="majorEastAsia"/>
        </w:rPr>
        <w:t>full marks for this task</w:t>
      </w:r>
      <w:r w:rsidRPr="00EC71C3">
        <w:t xml:space="preserve">. Performance will be ranked based on </w:t>
      </w:r>
      <w:del w:id="0" w:author="Nuno André da Silva" w:date="2026-02-28T10:56:00Z" w16du:dateUtc="2026-02-28T10:56:00Z">
        <w:r w:rsidRPr="00EC71C3" w:rsidDel="00892EAF">
          <w:delText>accuracy</w:delText>
        </w:r>
      </w:del>
      <w:ins w:id="1" w:author="Nuno André da Silva" w:date="2026-02-28T10:56:00Z" w16du:dateUtc="2026-02-28T10:56:00Z">
        <w:r w:rsidR="00892EAF">
          <w:t>F1 sco</w:t>
        </w:r>
      </w:ins>
      <w:ins w:id="2" w:author="Nuno André da Silva" w:date="2026-02-28T10:57:00Z" w16du:dateUtc="2026-02-28T10:57:00Z">
        <w:r w:rsidR="00892EAF">
          <w:t>re</w:t>
        </w:r>
      </w:ins>
      <w:r w:rsidRPr="00EC71C3">
        <w:t>.</w:t>
      </w:r>
    </w:p>
    <w:p w14:paraId="2C4E025A" w14:textId="5097B33B" w:rsidR="00B20AE1" w:rsidRPr="00EC71C3" w:rsidRDefault="00B20AE1" w:rsidP="00C74158">
      <w:pPr>
        <w:pStyle w:val="NormalWeb"/>
        <w:numPr>
          <w:ilvl w:val="0"/>
          <w:numId w:val="7"/>
        </w:numPr>
        <w:jc w:val="both"/>
      </w:pPr>
      <w:r w:rsidRPr="00EC71C3">
        <w:rPr>
          <w:rStyle w:val="Strong"/>
          <w:rFonts w:eastAsiaTheme="majorEastAsia"/>
        </w:rPr>
        <w:t>Next 25% Models</w:t>
      </w:r>
      <w:r w:rsidRPr="00EC71C3">
        <w:t xml:space="preserve">: Students whose models perform in the following 25% will have 3 and so on. </w:t>
      </w:r>
    </w:p>
    <w:p w14:paraId="198BF038" w14:textId="6F909B2A" w:rsidR="00B20AE1" w:rsidRPr="00EC71C3" w:rsidRDefault="00B20AE1" w:rsidP="00C74158">
      <w:pPr>
        <w:pStyle w:val="NormalWeb"/>
        <w:numPr>
          <w:ilvl w:val="0"/>
          <w:numId w:val="7"/>
        </w:numPr>
        <w:jc w:val="both"/>
      </w:pPr>
      <w:r w:rsidRPr="00EC71C3">
        <w:rPr>
          <w:rStyle w:val="Strong"/>
          <w:rFonts w:eastAsiaTheme="majorEastAsia"/>
        </w:rPr>
        <w:t>Non-Functional Models</w:t>
      </w:r>
      <w:r w:rsidRPr="00EC71C3">
        <w:t>: If your model fails to load, run, or provide predictions in the required format (</w:t>
      </w:r>
      <w:r w:rsidRPr="00EC71C3">
        <w:rPr>
          <w:rStyle w:val="HTMLCode"/>
          <w:rFonts w:ascii="Times New Roman" w:eastAsiaTheme="majorEastAsia" w:hAnsi="Times New Roman" w:cs="Times New Roman"/>
        </w:rPr>
        <w:t>0</w:t>
      </w:r>
      <w:r w:rsidRPr="00EC71C3">
        <w:t xml:space="preserve"> for No</w:t>
      </w:r>
      <w:r w:rsidR="004E36D0">
        <w:t>t</w:t>
      </w:r>
      <w:r w:rsidRPr="00EC71C3">
        <w:t xml:space="preserve"> </w:t>
      </w:r>
      <w:r w:rsidR="004E36D0">
        <w:t>Disputed</w:t>
      </w:r>
      <w:r w:rsidRPr="00EC71C3">
        <w:t xml:space="preserve">, </w:t>
      </w:r>
      <w:r w:rsidRPr="00EC71C3">
        <w:rPr>
          <w:rStyle w:val="HTMLCode"/>
          <w:rFonts w:ascii="Times New Roman" w:eastAsiaTheme="majorEastAsia" w:hAnsi="Times New Roman" w:cs="Times New Roman"/>
        </w:rPr>
        <w:t>1</w:t>
      </w:r>
      <w:r w:rsidRPr="00EC71C3">
        <w:t xml:space="preserve"> for </w:t>
      </w:r>
      <w:r w:rsidR="004E36D0">
        <w:t>Disputed</w:t>
      </w:r>
      <w:r w:rsidRPr="00EC71C3">
        <w:t xml:space="preserve">), you will receive </w:t>
      </w:r>
      <w:r w:rsidRPr="00EC71C3">
        <w:rPr>
          <w:rStyle w:val="Strong"/>
          <w:rFonts w:eastAsiaTheme="majorEastAsia"/>
        </w:rPr>
        <w:t>zero marks for this task</w:t>
      </w:r>
      <w:r w:rsidRPr="00EC71C3">
        <w:t xml:space="preserve">. Make sure your </w:t>
      </w:r>
      <w:r w:rsidRPr="00EC71C3">
        <w:rPr>
          <w:rStyle w:val="HTMLCode"/>
          <w:rFonts w:ascii="Times New Roman" w:eastAsiaTheme="majorEastAsia" w:hAnsi="Times New Roman" w:cs="Times New Roman"/>
        </w:rPr>
        <w:t>.pkl</w:t>
      </w:r>
      <w:r w:rsidRPr="00EC71C3">
        <w:t xml:space="preserve"> file and code are functional, tested, and well-documented.</w:t>
      </w:r>
    </w:p>
    <w:p w14:paraId="5922031E" w14:textId="3AC03110" w:rsidR="00B20AE1" w:rsidRPr="00EC71C3" w:rsidRDefault="00B20AE1" w:rsidP="00C74158">
      <w:pPr>
        <w:pStyle w:val="NormalWeb"/>
        <w:numPr>
          <w:ilvl w:val="1"/>
          <w:numId w:val="7"/>
        </w:numPr>
        <w:jc w:val="both"/>
      </w:pPr>
      <w:r w:rsidRPr="00EC71C3">
        <w:rPr>
          <w:rStyle w:val="Strong"/>
          <w:rFonts w:eastAsiaTheme="majorEastAsia"/>
        </w:rPr>
        <w:t>You can find a test set in the assignment</w:t>
      </w:r>
      <w:r w:rsidR="00AA40F5" w:rsidRPr="00EC71C3">
        <w:rPr>
          <w:rStyle w:val="Strong"/>
          <w:rFonts w:eastAsiaTheme="majorEastAsia"/>
        </w:rPr>
        <w:t xml:space="preserve"> on moodle </w:t>
      </w:r>
      <w:r w:rsidR="00064011" w:rsidRPr="00EC71C3">
        <w:rPr>
          <w:rStyle w:val="Strong"/>
          <w:rFonts w:eastAsiaTheme="majorEastAsia"/>
        </w:rPr>
        <w:t xml:space="preserve">with the same format as the final </w:t>
      </w:r>
      <w:r w:rsidR="00AA40F5" w:rsidRPr="00EC71C3">
        <w:rPr>
          <w:rStyle w:val="Strong"/>
          <w:rFonts w:eastAsiaTheme="majorEastAsia"/>
          <w:b w:val="0"/>
          <w:bCs w:val="0"/>
        </w:rPr>
        <w:t>(</w:t>
      </w:r>
      <w:r w:rsidR="00EC09FB" w:rsidRPr="004D45C4">
        <w:rPr>
          <w:rStyle w:val="HTMLCode"/>
          <w:rFonts w:eastAsiaTheme="majorEastAsia"/>
        </w:rPr>
        <w:t>complaints_modeltesting100</w:t>
      </w:r>
      <w:r w:rsidR="00EC09FB" w:rsidRPr="006A10BD">
        <w:rPr>
          <w:rStyle w:val="HTMLCode"/>
          <w:rFonts w:eastAsiaTheme="majorEastAsia"/>
        </w:rPr>
        <w:t>.csv</w:t>
      </w:r>
      <w:r w:rsidR="00AA40F5" w:rsidRPr="00EC71C3">
        <w:rPr>
          <w:rStyle w:val="Strong"/>
          <w:rFonts w:eastAsiaTheme="majorEastAsia"/>
          <w:b w:val="0"/>
          <w:bCs w:val="0"/>
        </w:rPr>
        <w:t>)</w:t>
      </w:r>
      <w:r w:rsidRPr="00EC71C3">
        <w:t xml:space="preserve">. </w:t>
      </w:r>
    </w:p>
    <w:p w14:paraId="0ADB1098" w14:textId="77777777" w:rsidR="00BF0A49" w:rsidRDefault="00BF0A49" w:rsidP="00C74158">
      <w:pPr>
        <w:jc w:val="both"/>
      </w:pPr>
    </w:p>
    <w:p w14:paraId="3AA3D52D" w14:textId="06193D9C" w:rsidR="00B20AE1" w:rsidRPr="00EC71C3" w:rsidRDefault="00BF0A49" w:rsidP="00C74158">
      <w:pPr>
        <w:jc w:val="both"/>
      </w:pPr>
      <w:r w:rsidRPr="00C55973">
        <w:rPr>
          <w:b/>
          <w:bCs/>
        </w:rPr>
        <w:t>Question 5.</w:t>
      </w:r>
      <w:r>
        <w:t xml:space="preserve"> </w:t>
      </w:r>
      <w:r w:rsidR="00B20AE1">
        <w:t xml:space="preserve"> </w:t>
      </w:r>
      <w:r w:rsidR="00EC71C3">
        <w:t>[</w:t>
      </w:r>
      <w:r w:rsidR="00B20AE1" w:rsidRPr="00C55973">
        <w:rPr>
          <w:i/>
          <w:iCs/>
        </w:rPr>
        <w:t>4 points</w:t>
      </w:r>
      <w:r w:rsidR="00EC71C3">
        <w:t>]</w:t>
      </w:r>
    </w:p>
    <w:p w14:paraId="4EC3150E" w14:textId="29A3A3CC" w:rsidR="00EC71C3" w:rsidRDefault="00EC71C3" w:rsidP="00EC71C3">
      <w:pPr>
        <w:pStyle w:val="NormalWeb"/>
        <w:jc w:val="both"/>
      </w:pPr>
      <w:r>
        <w:t>Meridian’s leadership team expects insights that go beyond predictive performance. Based on your analysis and modeling results, identify the factors that most strongly influence complaint escalation</w:t>
      </w:r>
      <w:r w:rsidR="002977BA">
        <w:t xml:space="preserve"> [</w:t>
      </w:r>
      <w:r w:rsidR="002977BA" w:rsidRPr="002977BA">
        <w:rPr>
          <w:i/>
          <w:iCs/>
        </w:rPr>
        <w:t>2 points</w:t>
      </w:r>
      <w:r w:rsidR="002977BA">
        <w:t>]</w:t>
      </w:r>
      <w:r>
        <w:t>.</w:t>
      </w:r>
    </w:p>
    <w:p w14:paraId="0230EC7C" w14:textId="0AE860EA" w:rsidR="3F26C436" w:rsidRDefault="3F26C436" w:rsidP="3F26C436">
      <w:pPr>
        <w:pStyle w:val="NormalWeb"/>
        <w:jc w:val="both"/>
      </w:pPr>
    </w:p>
    <w:p w14:paraId="361D4701" w14:textId="4DFE1046" w:rsidR="00EC71C3" w:rsidRDefault="00EC71C3" w:rsidP="00C74158">
      <w:pPr>
        <w:pStyle w:val="NormalWeb"/>
        <w:jc w:val="both"/>
      </w:pPr>
      <w:r>
        <w:t xml:space="preserve">Using these findings, propose </w:t>
      </w:r>
      <w:r w:rsidR="002977BA">
        <w:t>one</w:t>
      </w:r>
      <w:r>
        <w:t xml:space="preserve"> strategic action that financial institutions could implement to reduce escalation risk, improve customer experience, and strengthen regulatory compliance. Your recommendations should be realistic, evidence-based, and clearly connected to your analysis.</w:t>
      </w:r>
      <w:r w:rsidR="002977BA">
        <w:t xml:space="preserve"> [</w:t>
      </w:r>
      <w:r w:rsidR="002977BA">
        <w:rPr>
          <w:i/>
          <w:iCs/>
        </w:rPr>
        <w:t>2</w:t>
      </w:r>
      <w:r w:rsidR="002977BA" w:rsidRPr="002977BA">
        <w:rPr>
          <w:i/>
          <w:iCs/>
        </w:rPr>
        <w:t xml:space="preserve"> points</w:t>
      </w:r>
      <w:r w:rsidR="002977BA">
        <w:t>]</w:t>
      </w:r>
    </w:p>
    <w:p w14:paraId="2B7196BB" w14:textId="77777777" w:rsidR="004D45C4" w:rsidRDefault="004D45C4" w:rsidP="00C74158">
      <w:pPr>
        <w:pStyle w:val="NormalWeb"/>
        <w:jc w:val="both"/>
      </w:pPr>
    </w:p>
    <w:p w14:paraId="6A6C5939" w14:textId="77777777" w:rsidR="004D45C4" w:rsidRDefault="004D45C4" w:rsidP="00C74158">
      <w:pPr>
        <w:pStyle w:val="NormalWeb"/>
        <w:jc w:val="both"/>
      </w:pPr>
    </w:p>
    <w:p w14:paraId="1526A346" w14:textId="77777777" w:rsidR="004D45C4" w:rsidRDefault="004D45C4" w:rsidP="00C74158">
      <w:pPr>
        <w:pStyle w:val="NormalWeb"/>
        <w:jc w:val="both"/>
      </w:pPr>
    </w:p>
    <w:p w14:paraId="218E8AC9" w14:textId="77777777" w:rsidR="004D45C4" w:rsidRDefault="004D45C4" w:rsidP="00C74158">
      <w:pPr>
        <w:pStyle w:val="NormalWeb"/>
        <w:jc w:val="both"/>
      </w:pPr>
    </w:p>
    <w:p w14:paraId="201BF549" w14:textId="60D67B01" w:rsidR="004D45C4" w:rsidRDefault="004D45C4" w:rsidP="00C74158">
      <w:pPr>
        <w:pStyle w:val="NormalWeb"/>
        <w:jc w:val="both"/>
      </w:pPr>
      <w:r>
        <w:t xml:space="preserve">Annex: data dictionary </w:t>
      </w:r>
    </w:p>
    <w:p w14:paraId="21FC9BD5" w14:textId="77777777" w:rsidR="004D45C4" w:rsidRDefault="004D45C4" w:rsidP="00C74158">
      <w:pPr>
        <w:pStyle w:val="NormalWeb"/>
        <w:jc w:val="both"/>
      </w:pPr>
    </w:p>
    <w:tbl>
      <w:tblPr>
        <w:tblW w:w="0" w:type="auto"/>
        <w:tblCellMar>
          <w:top w:w="15" w:type="dxa"/>
          <w:left w:w="15" w:type="dxa"/>
          <w:bottom w:w="15" w:type="dxa"/>
          <w:right w:w="15" w:type="dxa"/>
        </w:tblCellMar>
        <w:tblLook w:val="04A0" w:firstRow="1" w:lastRow="0" w:firstColumn="1" w:lastColumn="0" w:noHBand="0" w:noVBand="1"/>
      </w:tblPr>
      <w:tblGrid>
        <w:gridCol w:w="2268"/>
        <w:gridCol w:w="2182"/>
        <w:gridCol w:w="2213"/>
        <w:gridCol w:w="2363"/>
      </w:tblGrid>
      <w:tr w:rsidR="004D45C4" w:rsidRPr="004D45C4" w14:paraId="0586B3BD" w14:textId="77777777" w:rsidTr="6AA1C304">
        <w:trPr>
          <w:trHeight w:val="150"/>
          <w:tblHeader/>
        </w:trPr>
        <w:tc>
          <w:tcPr>
            <w:tcW w:w="2268" w:type="dxa"/>
            <w:shd w:val="clear" w:color="auto" w:fill="DBEDD4"/>
            <w:tcMar>
              <w:top w:w="150" w:type="dxa"/>
              <w:left w:w="225" w:type="dxa"/>
              <w:bottom w:w="150" w:type="dxa"/>
              <w:right w:w="225" w:type="dxa"/>
            </w:tcMar>
            <w:vAlign w:val="center"/>
            <w:hideMark/>
          </w:tcPr>
          <w:p w14:paraId="76493875" w14:textId="7848E48B" w:rsidR="004D45C4" w:rsidRPr="004D45C4" w:rsidRDefault="004D45C4" w:rsidP="004D45C4">
            <w:pPr>
              <w:spacing w:line="360" w:lineRule="atLeast"/>
              <w:rPr>
                <w:b/>
                <w:bCs/>
                <w:color w:val="101820"/>
                <w:sz w:val="20"/>
                <w:szCs w:val="20"/>
              </w:rPr>
            </w:pPr>
            <w:r w:rsidRPr="004D45C4">
              <w:rPr>
                <w:b/>
                <w:bCs/>
                <w:color w:val="101820"/>
                <w:sz w:val="20"/>
                <w:szCs w:val="20"/>
              </w:rPr>
              <w:t>Field name</w:t>
            </w:r>
          </w:p>
        </w:tc>
        <w:tc>
          <w:tcPr>
            <w:tcW w:w="2182" w:type="dxa"/>
            <w:shd w:val="clear" w:color="auto" w:fill="DBEDD4"/>
            <w:tcMar>
              <w:top w:w="150" w:type="dxa"/>
              <w:left w:w="225" w:type="dxa"/>
              <w:bottom w:w="150" w:type="dxa"/>
              <w:right w:w="225" w:type="dxa"/>
            </w:tcMar>
            <w:vAlign w:val="center"/>
            <w:hideMark/>
          </w:tcPr>
          <w:p w14:paraId="7207E1C1" w14:textId="77777777" w:rsidR="004D45C4" w:rsidRPr="004D45C4" w:rsidRDefault="004D45C4" w:rsidP="004D45C4">
            <w:pPr>
              <w:spacing w:line="360" w:lineRule="atLeast"/>
              <w:rPr>
                <w:b/>
                <w:bCs/>
                <w:color w:val="101820"/>
                <w:sz w:val="20"/>
                <w:szCs w:val="20"/>
              </w:rPr>
            </w:pPr>
            <w:r w:rsidRPr="004D45C4">
              <w:rPr>
                <w:b/>
                <w:bCs/>
                <w:color w:val="101820"/>
                <w:sz w:val="20"/>
                <w:szCs w:val="20"/>
              </w:rPr>
              <w:t>Description</w:t>
            </w:r>
          </w:p>
        </w:tc>
        <w:tc>
          <w:tcPr>
            <w:tcW w:w="2213" w:type="dxa"/>
            <w:shd w:val="clear" w:color="auto" w:fill="DBEDD4"/>
            <w:tcMar>
              <w:top w:w="150" w:type="dxa"/>
              <w:left w:w="225" w:type="dxa"/>
              <w:bottom w:w="150" w:type="dxa"/>
              <w:right w:w="225" w:type="dxa"/>
            </w:tcMar>
            <w:vAlign w:val="center"/>
            <w:hideMark/>
          </w:tcPr>
          <w:p w14:paraId="336C8FB1" w14:textId="77777777" w:rsidR="004D45C4" w:rsidRPr="004D45C4" w:rsidRDefault="004D45C4" w:rsidP="004D45C4">
            <w:pPr>
              <w:spacing w:line="360" w:lineRule="atLeast"/>
              <w:rPr>
                <w:b/>
                <w:bCs/>
                <w:color w:val="101820"/>
                <w:sz w:val="20"/>
                <w:szCs w:val="20"/>
              </w:rPr>
            </w:pPr>
            <w:r w:rsidRPr="004D45C4">
              <w:rPr>
                <w:b/>
                <w:bCs/>
                <w:color w:val="101820"/>
                <w:sz w:val="20"/>
                <w:szCs w:val="20"/>
              </w:rPr>
              <w:t>Data type</w:t>
            </w:r>
          </w:p>
        </w:tc>
        <w:tc>
          <w:tcPr>
            <w:tcW w:w="2363" w:type="dxa"/>
            <w:shd w:val="clear" w:color="auto" w:fill="DBEDD4"/>
            <w:tcMar>
              <w:top w:w="150" w:type="dxa"/>
              <w:left w:w="225" w:type="dxa"/>
              <w:bottom w:w="150" w:type="dxa"/>
              <w:right w:w="225" w:type="dxa"/>
            </w:tcMar>
            <w:vAlign w:val="center"/>
            <w:hideMark/>
          </w:tcPr>
          <w:p w14:paraId="66D14666" w14:textId="77777777" w:rsidR="004D45C4" w:rsidRPr="004D45C4" w:rsidRDefault="004D45C4" w:rsidP="004D45C4">
            <w:pPr>
              <w:spacing w:line="360" w:lineRule="atLeast"/>
              <w:rPr>
                <w:b/>
                <w:bCs/>
                <w:color w:val="101820"/>
                <w:sz w:val="20"/>
                <w:szCs w:val="20"/>
              </w:rPr>
            </w:pPr>
            <w:r w:rsidRPr="004D45C4">
              <w:rPr>
                <w:b/>
                <w:bCs/>
                <w:color w:val="101820"/>
                <w:sz w:val="20"/>
                <w:szCs w:val="20"/>
              </w:rPr>
              <w:t>Notes</w:t>
            </w:r>
          </w:p>
        </w:tc>
      </w:tr>
      <w:tr w:rsidR="004D45C4" w:rsidRPr="004D45C4" w14:paraId="6FBDCC80" w14:textId="77777777" w:rsidTr="6AA1C304">
        <w:tc>
          <w:tcPr>
            <w:tcW w:w="2268" w:type="dxa"/>
            <w:shd w:val="clear" w:color="auto" w:fill="F8F8F8"/>
            <w:tcMar>
              <w:top w:w="150" w:type="dxa"/>
              <w:left w:w="225" w:type="dxa"/>
              <w:bottom w:w="150" w:type="dxa"/>
              <w:right w:w="225" w:type="dxa"/>
            </w:tcMar>
            <w:vAlign w:val="center"/>
            <w:hideMark/>
          </w:tcPr>
          <w:p w14:paraId="1BAA16BB" w14:textId="77777777" w:rsidR="004D45C4" w:rsidRPr="004D45C4" w:rsidRDefault="004D45C4" w:rsidP="004D45C4">
            <w:pPr>
              <w:spacing w:line="360" w:lineRule="atLeast"/>
              <w:rPr>
                <w:color w:val="101820"/>
                <w:sz w:val="20"/>
                <w:szCs w:val="20"/>
              </w:rPr>
            </w:pPr>
            <w:r w:rsidRPr="004D45C4">
              <w:rPr>
                <w:color w:val="101820"/>
                <w:sz w:val="20"/>
                <w:szCs w:val="20"/>
              </w:rPr>
              <w:t>Date received</w:t>
            </w:r>
          </w:p>
        </w:tc>
        <w:tc>
          <w:tcPr>
            <w:tcW w:w="2182" w:type="dxa"/>
            <w:shd w:val="clear" w:color="auto" w:fill="F8F8F8"/>
            <w:tcMar>
              <w:top w:w="150" w:type="dxa"/>
              <w:left w:w="225" w:type="dxa"/>
              <w:bottom w:w="150" w:type="dxa"/>
              <w:right w:w="225" w:type="dxa"/>
            </w:tcMar>
            <w:vAlign w:val="center"/>
            <w:hideMark/>
          </w:tcPr>
          <w:p w14:paraId="6736B8D5" w14:textId="77777777" w:rsidR="004D45C4" w:rsidRPr="004D45C4" w:rsidRDefault="004D45C4" w:rsidP="004D45C4">
            <w:pPr>
              <w:spacing w:line="360" w:lineRule="atLeast"/>
              <w:rPr>
                <w:color w:val="101820"/>
                <w:sz w:val="20"/>
                <w:szCs w:val="20"/>
              </w:rPr>
            </w:pPr>
            <w:r w:rsidRPr="004D45C4">
              <w:rPr>
                <w:color w:val="101820"/>
                <w:sz w:val="20"/>
                <w:szCs w:val="20"/>
              </w:rPr>
              <w:t>The date the CFPB received the complaint</w:t>
            </w:r>
          </w:p>
        </w:tc>
        <w:tc>
          <w:tcPr>
            <w:tcW w:w="2213" w:type="dxa"/>
            <w:shd w:val="clear" w:color="auto" w:fill="F8F8F8"/>
            <w:tcMar>
              <w:top w:w="150" w:type="dxa"/>
              <w:left w:w="225" w:type="dxa"/>
              <w:bottom w:w="150" w:type="dxa"/>
              <w:right w:w="225" w:type="dxa"/>
            </w:tcMar>
            <w:vAlign w:val="center"/>
            <w:hideMark/>
          </w:tcPr>
          <w:p w14:paraId="395DA65C" w14:textId="77777777" w:rsidR="004D45C4" w:rsidRPr="004D45C4" w:rsidRDefault="004D45C4" w:rsidP="004D45C4">
            <w:pPr>
              <w:spacing w:line="360" w:lineRule="atLeast"/>
              <w:rPr>
                <w:color w:val="101820"/>
                <w:sz w:val="20"/>
                <w:szCs w:val="20"/>
              </w:rPr>
            </w:pPr>
            <w:r w:rsidRPr="004D45C4">
              <w:rPr>
                <w:color w:val="101820"/>
                <w:sz w:val="20"/>
                <w:szCs w:val="20"/>
              </w:rPr>
              <w:t>date &amp; time</w:t>
            </w:r>
          </w:p>
        </w:tc>
        <w:tc>
          <w:tcPr>
            <w:tcW w:w="2363" w:type="dxa"/>
            <w:shd w:val="clear" w:color="auto" w:fill="F8F8F8"/>
            <w:tcMar>
              <w:top w:w="150" w:type="dxa"/>
              <w:left w:w="225" w:type="dxa"/>
              <w:bottom w:w="150" w:type="dxa"/>
              <w:right w:w="225" w:type="dxa"/>
            </w:tcMar>
            <w:vAlign w:val="center"/>
            <w:hideMark/>
          </w:tcPr>
          <w:p w14:paraId="58C3EF3D" w14:textId="77777777" w:rsidR="004D45C4" w:rsidRPr="004D45C4" w:rsidRDefault="004D45C4" w:rsidP="004D45C4">
            <w:pPr>
              <w:spacing w:line="360" w:lineRule="atLeast"/>
              <w:rPr>
                <w:color w:val="101820"/>
                <w:sz w:val="20"/>
                <w:szCs w:val="20"/>
              </w:rPr>
            </w:pPr>
          </w:p>
        </w:tc>
      </w:tr>
      <w:tr w:rsidR="004D45C4" w:rsidRPr="004D45C4" w14:paraId="52336406" w14:textId="77777777" w:rsidTr="6AA1C304">
        <w:tc>
          <w:tcPr>
            <w:tcW w:w="2268" w:type="dxa"/>
            <w:shd w:val="clear" w:color="auto" w:fill="F1F2F2"/>
            <w:tcMar>
              <w:top w:w="150" w:type="dxa"/>
              <w:left w:w="225" w:type="dxa"/>
              <w:bottom w:w="150" w:type="dxa"/>
              <w:right w:w="225" w:type="dxa"/>
            </w:tcMar>
            <w:vAlign w:val="center"/>
            <w:hideMark/>
          </w:tcPr>
          <w:p w14:paraId="5F5B466E" w14:textId="77777777" w:rsidR="004D45C4" w:rsidRPr="004D45C4" w:rsidRDefault="004D45C4" w:rsidP="004D45C4">
            <w:pPr>
              <w:spacing w:line="360" w:lineRule="atLeast"/>
              <w:rPr>
                <w:color w:val="101820"/>
                <w:sz w:val="20"/>
                <w:szCs w:val="20"/>
              </w:rPr>
            </w:pPr>
            <w:r w:rsidRPr="004D45C4">
              <w:rPr>
                <w:color w:val="101820"/>
                <w:sz w:val="20"/>
                <w:szCs w:val="20"/>
              </w:rPr>
              <w:t>Product</w:t>
            </w:r>
          </w:p>
        </w:tc>
        <w:tc>
          <w:tcPr>
            <w:tcW w:w="2182" w:type="dxa"/>
            <w:shd w:val="clear" w:color="auto" w:fill="F1F2F2"/>
            <w:tcMar>
              <w:top w:w="150" w:type="dxa"/>
              <w:left w:w="225" w:type="dxa"/>
              <w:bottom w:w="150" w:type="dxa"/>
              <w:right w:w="225" w:type="dxa"/>
            </w:tcMar>
            <w:vAlign w:val="center"/>
            <w:hideMark/>
          </w:tcPr>
          <w:p w14:paraId="4BA9D495" w14:textId="77777777" w:rsidR="004D45C4" w:rsidRPr="004D45C4" w:rsidRDefault="60E4B17C" w:rsidP="43260F7C">
            <w:pPr>
              <w:spacing w:line="360" w:lineRule="atLeast"/>
              <w:rPr>
                <w:color w:val="101820"/>
                <w:sz w:val="20"/>
                <w:szCs w:val="20"/>
                <w:lang w:val="en-US"/>
              </w:rPr>
            </w:pPr>
            <w:r w:rsidRPr="43260F7C">
              <w:rPr>
                <w:color w:val="101820"/>
                <w:sz w:val="20"/>
                <w:szCs w:val="20"/>
                <w:lang w:val="en-US"/>
              </w:rPr>
              <w:t>The type of product the consumer identified in the complaint</w:t>
            </w:r>
          </w:p>
        </w:tc>
        <w:tc>
          <w:tcPr>
            <w:tcW w:w="2213" w:type="dxa"/>
            <w:shd w:val="clear" w:color="auto" w:fill="F1F2F2"/>
            <w:tcMar>
              <w:top w:w="150" w:type="dxa"/>
              <w:left w:w="225" w:type="dxa"/>
              <w:bottom w:w="150" w:type="dxa"/>
              <w:right w:w="225" w:type="dxa"/>
            </w:tcMar>
            <w:vAlign w:val="center"/>
            <w:hideMark/>
          </w:tcPr>
          <w:p w14:paraId="4D4D442D" w14:textId="77777777" w:rsidR="004D45C4" w:rsidRPr="004D45C4" w:rsidRDefault="004D45C4" w:rsidP="004D45C4">
            <w:pPr>
              <w:spacing w:line="360" w:lineRule="atLeast"/>
              <w:rPr>
                <w:color w:val="101820"/>
                <w:sz w:val="20"/>
                <w:szCs w:val="20"/>
              </w:rPr>
            </w:pPr>
            <w:r w:rsidRPr="004D45C4">
              <w:rPr>
                <w:color w:val="101820"/>
                <w:sz w:val="20"/>
                <w:szCs w:val="20"/>
              </w:rPr>
              <w:t>plain text</w:t>
            </w:r>
          </w:p>
        </w:tc>
        <w:tc>
          <w:tcPr>
            <w:tcW w:w="2363" w:type="dxa"/>
            <w:shd w:val="clear" w:color="auto" w:fill="F1F2F2"/>
            <w:tcMar>
              <w:top w:w="150" w:type="dxa"/>
              <w:left w:w="225" w:type="dxa"/>
              <w:bottom w:w="150" w:type="dxa"/>
              <w:right w:w="225" w:type="dxa"/>
            </w:tcMar>
            <w:vAlign w:val="center"/>
            <w:hideMark/>
          </w:tcPr>
          <w:p w14:paraId="283D4957" w14:textId="77777777" w:rsidR="004D45C4" w:rsidRPr="004D45C4" w:rsidRDefault="004D45C4" w:rsidP="004D45C4">
            <w:pPr>
              <w:spacing w:line="360" w:lineRule="atLeast"/>
              <w:rPr>
                <w:color w:val="101820"/>
                <w:sz w:val="20"/>
                <w:szCs w:val="20"/>
              </w:rPr>
            </w:pPr>
            <w:r w:rsidRPr="004D45C4">
              <w:rPr>
                <w:color w:val="101820"/>
                <w:sz w:val="20"/>
                <w:szCs w:val="20"/>
              </w:rPr>
              <w:t>This field is a categorical variable.</w:t>
            </w:r>
          </w:p>
        </w:tc>
      </w:tr>
      <w:tr w:rsidR="004D45C4" w:rsidRPr="004D45C4" w14:paraId="7791F310" w14:textId="77777777" w:rsidTr="6AA1C304">
        <w:tc>
          <w:tcPr>
            <w:tcW w:w="2268" w:type="dxa"/>
            <w:shd w:val="clear" w:color="auto" w:fill="F8F8F8"/>
            <w:tcMar>
              <w:top w:w="150" w:type="dxa"/>
              <w:left w:w="225" w:type="dxa"/>
              <w:bottom w:w="150" w:type="dxa"/>
              <w:right w:w="225" w:type="dxa"/>
            </w:tcMar>
            <w:vAlign w:val="center"/>
            <w:hideMark/>
          </w:tcPr>
          <w:p w14:paraId="189116B8" w14:textId="77777777" w:rsidR="004D45C4" w:rsidRPr="004D45C4" w:rsidRDefault="004D45C4" w:rsidP="004D45C4">
            <w:pPr>
              <w:spacing w:line="360" w:lineRule="atLeast"/>
              <w:rPr>
                <w:color w:val="101820"/>
                <w:sz w:val="20"/>
                <w:szCs w:val="20"/>
              </w:rPr>
            </w:pPr>
            <w:r w:rsidRPr="004D45C4">
              <w:rPr>
                <w:color w:val="101820"/>
                <w:sz w:val="20"/>
                <w:szCs w:val="20"/>
              </w:rPr>
              <w:t>Sub-product</w:t>
            </w:r>
          </w:p>
        </w:tc>
        <w:tc>
          <w:tcPr>
            <w:tcW w:w="2182" w:type="dxa"/>
            <w:shd w:val="clear" w:color="auto" w:fill="F8F8F8"/>
            <w:tcMar>
              <w:top w:w="150" w:type="dxa"/>
              <w:left w:w="225" w:type="dxa"/>
              <w:bottom w:w="150" w:type="dxa"/>
              <w:right w:w="225" w:type="dxa"/>
            </w:tcMar>
            <w:vAlign w:val="center"/>
            <w:hideMark/>
          </w:tcPr>
          <w:p w14:paraId="112150D6" w14:textId="77777777" w:rsidR="004D45C4" w:rsidRPr="004D45C4" w:rsidRDefault="60E4B17C" w:rsidP="43260F7C">
            <w:pPr>
              <w:spacing w:line="360" w:lineRule="atLeast"/>
              <w:rPr>
                <w:color w:val="101820"/>
                <w:sz w:val="20"/>
                <w:szCs w:val="20"/>
                <w:lang w:val="en-US"/>
              </w:rPr>
            </w:pPr>
            <w:r w:rsidRPr="43260F7C">
              <w:rPr>
                <w:color w:val="101820"/>
                <w:sz w:val="20"/>
                <w:szCs w:val="20"/>
                <w:lang w:val="en-US"/>
              </w:rPr>
              <w:t>The type of sub-product the consumer identified in the complaint</w:t>
            </w:r>
          </w:p>
        </w:tc>
        <w:tc>
          <w:tcPr>
            <w:tcW w:w="2213" w:type="dxa"/>
            <w:shd w:val="clear" w:color="auto" w:fill="F8F8F8"/>
            <w:tcMar>
              <w:top w:w="150" w:type="dxa"/>
              <w:left w:w="225" w:type="dxa"/>
              <w:bottom w:w="150" w:type="dxa"/>
              <w:right w:w="225" w:type="dxa"/>
            </w:tcMar>
            <w:vAlign w:val="center"/>
            <w:hideMark/>
          </w:tcPr>
          <w:p w14:paraId="4626D9DD" w14:textId="77777777" w:rsidR="004D45C4" w:rsidRPr="004D45C4" w:rsidRDefault="004D45C4" w:rsidP="004D45C4">
            <w:pPr>
              <w:spacing w:line="360" w:lineRule="atLeast"/>
              <w:rPr>
                <w:color w:val="101820"/>
                <w:sz w:val="20"/>
                <w:szCs w:val="20"/>
              </w:rPr>
            </w:pPr>
            <w:r w:rsidRPr="004D45C4">
              <w:rPr>
                <w:color w:val="101820"/>
                <w:sz w:val="20"/>
                <w:szCs w:val="20"/>
              </w:rPr>
              <w:t>plain text</w:t>
            </w:r>
          </w:p>
        </w:tc>
        <w:tc>
          <w:tcPr>
            <w:tcW w:w="2363" w:type="dxa"/>
            <w:shd w:val="clear" w:color="auto" w:fill="F8F8F8"/>
            <w:tcMar>
              <w:top w:w="150" w:type="dxa"/>
              <w:left w:w="225" w:type="dxa"/>
              <w:bottom w:w="150" w:type="dxa"/>
              <w:right w:w="225" w:type="dxa"/>
            </w:tcMar>
            <w:vAlign w:val="center"/>
            <w:hideMark/>
          </w:tcPr>
          <w:p w14:paraId="5B80CEFF" w14:textId="77777777" w:rsidR="004D45C4" w:rsidRPr="004D45C4" w:rsidRDefault="004D45C4" w:rsidP="004D45C4">
            <w:pPr>
              <w:spacing w:line="360" w:lineRule="atLeast"/>
              <w:rPr>
                <w:color w:val="101820"/>
                <w:sz w:val="20"/>
                <w:szCs w:val="20"/>
              </w:rPr>
            </w:pPr>
            <w:r w:rsidRPr="004D45C4">
              <w:rPr>
                <w:color w:val="101820"/>
                <w:sz w:val="20"/>
                <w:szCs w:val="20"/>
              </w:rPr>
              <w:t>This field is a categorical variable. Not all Products have Sub-products.</w:t>
            </w:r>
          </w:p>
        </w:tc>
      </w:tr>
      <w:tr w:rsidR="004D45C4" w:rsidRPr="004D45C4" w14:paraId="5F5074A3" w14:textId="77777777" w:rsidTr="6AA1C304">
        <w:tc>
          <w:tcPr>
            <w:tcW w:w="2268" w:type="dxa"/>
            <w:shd w:val="clear" w:color="auto" w:fill="F1F2F2"/>
            <w:tcMar>
              <w:top w:w="150" w:type="dxa"/>
              <w:left w:w="225" w:type="dxa"/>
              <w:bottom w:w="150" w:type="dxa"/>
              <w:right w:w="225" w:type="dxa"/>
            </w:tcMar>
            <w:vAlign w:val="center"/>
            <w:hideMark/>
          </w:tcPr>
          <w:p w14:paraId="35269244" w14:textId="77777777" w:rsidR="004D45C4" w:rsidRPr="004D45C4" w:rsidRDefault="004D45C4" w:rsidP="004D45C4">
            <w:pPr>
              <w:spacing w:line="360" w:lineRule="atLeast"/>
              <w:rPr>
                <w:color w:val="101820"/>
                <w:sz w:val="20"/>
                <w:szCs w:val="20"/>
              </w:rPr>
            </w:pPr>
            <w:r w:rsidRPr="004D45C4">
              <w:rPr>
                <w:color w:val="101820"/>
                <w:sz w:val="20"/>
                <w:szCs w:val="20"/>
              </w:rPr>
              <w:t>Issue</w:t>
            </w:r>
          </w:p>
        </w:tc>
        <w:tc>
          <w:tcPr>
            <w:tcW w:w="2182" w:type="dxa"/>
            <w:shd w:val="clear" w:color="auto" w:fill="F1F2F2"/>
            <w:tcMar>
              <w:top w:w="150" w:type="dxa"/>
              <w:left w:w="225" w:type="dxa"/>
              <w:bottom w:w="150" w:type="dxa"/>
              <w:right w:w="225" w:type="dxa"/>
            </w:tcMar>
            <w:vAlign w:val="center"/>
            <w:hideMark/>
          </w:tcPr>
          <w:p w14:paraId="23C61272" w14:textId="77777777" w:rsidR="004D45C4" w:rsidRPr="004D45C4" w:rsidRDefault="60E4B17C" w:rsidP="43260F7C">
            <w:pPr>
              <w:spacing w:line="360" w:lineRule="atLeast"/>
              <w:rPr>
                <w:color w:val="101820"/>
                <w:sz w:val="20"/>
                <w:szCs w:val="20"/>
                <w:lang w:val="en-US"/>
              </w:rPr>
            </w:pPr>
            <w:r w:rsidRPr="43260F7C">
              <w:rPr>
                <w:color w:val="101820"/>
                <w:sz w:val="20"/>
                <w:szCs w:val="20"/>
                <w:lang w:val="en-US"/>
              </w:rPr>
              <w:t>The issue the consumer identified in the complaint</w:t>
            </w:r>
          </w:p>
        </w:tc>
        <w:tc>
          <w:tcPr>
            <w:tcW w:w="2213" w:type="dxa"/>
            <w:shd w:val="clear" w:color="auto" w:fill="F1F2F2"/>
            <w:tcMar>
              <w:top w:w="150" w:type="dxa"/>
              <w:left w:w="225" w:type="dxa"/>
              <w:bottom w:w="150" w:type="dxa"/>
              <w:right w:w="225" w:type="dxa"/>
            </w:tcMar>
            <w:vAlign w:val="center"/>
            <w:hideMark/>
          </w:tcPr>
          <w:p w14:paraId="00BE6DCB" w14:textId="77777777" w:rsidR="004D45C4" w:rsidRPr="004D45C4" w:rsidRDefault="004D45C4" w:rsidP="004D45C4">
            <w:pPr>
              <w:spacing w:line="360" w:lineRule="atLeast"/>
              <w:rPr>
                <w:color w:val="101820"/>
                <w:sz w:val="20"/>
                <w:szCs w:val="20"/>
              </w:rPr>
            </w:pPr>
            <w:r w:rsidRPr="004D45C4">
              <w:rPr>
                <w:color w:val="101820"/>
                <w:sz w:val="20"/>
                <w:szCs w:val="20"/>
              </w:rPr>
              <w:t>plain text</w:t>
            </w:r>
          </w:p>
        </w:tc>
        <w:tc>
          <w:tcPr>
            <w:tcW w:w="2363" w:type="dxa"/>
            <w:shd w:val="clear" w:color="auto" w:fill="F1F2F2"/>
            <w:tcMar>
              <w:top w:w="150" w:type="dxa"/>
              <w:left w:w="225" w:type="dxa"/>
              <w:bottom w:w="150" w:type="dxa"/>
              <w:right w:w="225" w:type="dxa"/>
            </w:tcMar>
            <w:vAlign w:val="center"/>
            <w:hideMark/>
          </w:tcPr>
          <w:p w14:paraId="2486B813" w14:textId="77777777" w:rsidR="004D45C4" w:rsidRPr="004D45C4" w:rsidRDefault="60E4B17C" w:rsidP="43260F7C">
            <w:pPr>
              <w:spacing w:line="360" w:lineRule="atLeast"/>
              <w:rPr>
                <w:color w:val="101820"/>
                <w:sz w:val="20"/>
                <w:szCs w:val="20"/>
                <w:lang w:val="en-US"/>
              </w:rPr>
            </w:pPr>
            <w:r w:rsidRPr="43260F7C">
              <w:rPr>
                <w:color w:val="101820"/>
                <w:sz w:val="20"/>
                <w:szCs w:val="20"/>
                <w:lang w:val="en-US"/>
              </w:rPr>
              <w:t>This field is a categorical variable. Possible values are dependent on Product.</w:t>
            </w:r>
          </w:p>
        </w:tc>
      </w:tr>
      <w:tr w:rsidR="004D45C4" w:rsidRPr="004D45C4" w14:paraId="193420BF" w14:textId="77777777" w:rsidTr="6AA1C304">
        <w:tc>
          <w:tcPr>
            <w:tcW w:w="2268" w:type="dxa"/>
            <w:shd w:val="clear" w:color="auto" w:fill="F8F8F8"/>
            <w:tcMar>
              <w:top w:w="150" w:type="dxa"/>
              <w:left w:w="225" w:type="dxa"/>
              <w:bottom w:w="150" w:type="dxa"/>
              <w:right w:w="225" w:type="dxa"/>
            </w:tcMar>
            <w:vAlign w:val="center"/>
            <w:hideMark/>
          </w:tcPr>
          <w:p w14:paraId="2C977E59" w14:textId="77777777" w:rsidR="004D45C4" w:rsidRPr="004D45C4" w:rsidRDefault="004D45C4" w:rsidP="004D45C4">
            <w:pPr>
              <w:spacing w:line="360" w:lineRule="atLeast"/>
              <w:rPr>
                <w:color w:val="101820"/>
                <w:sz w:val="20"/>
                <w:szCs w:val="20"/>
              </w:rPr>
            </w:pPr>
            <w:r w:rsidRPr="004D45C4">
              <w:rPr>
                <w:color w:val="101820"/>
                <w:sz w:val="20"/>
                <w:szCs w:val="20"/>
              </w:rPr>
              <w:t>Sub-issue</w:t>
            </w:r>
          </w:p>
        </w:tc>
        <w:tc>
          <w:tcPr>
            <w:tcW w:w="2182" w:type="dxa"/>
            <w:shd w:val="clear" w:color="auto" w:fill="F8F8F8"/>
            <w:tcMar>
              <w:top w:w="150" w:type="dxa"/>
              <w:left w:w="225" w:type="dxa"/>
              <w:bottom w:w="150" w:type="dxa"/>
              <w:right w:w="225" w:type="dxa"/>
            </w:tcMar>
            <w:vAlign w:val="center"/>
            <w:hideMark/>
          </w:tcPr>
          <w:p w14:paraId="4AD6F87E" w14:textId="77777777" w:rsidR="004D45C4" w:rsidRPr="004D45C4" w:rsidRDefault="60E4B17C" w:rsidP="43260F7C">
            <w:pPr>
              <w:spacing w:line="360" w:lineRule="atLeast"/>
              <w:rPr>
                <w:color w:val="101820"/>
                <w:sz w:val="20"/>
                <w:szCs w:val="20"/>
                <w:lang w:val="en-US"/>
              </w:rPr>
            </w:pPr>
            <w:r w:rsidRPr="43260F7C">
              <w:rPr>
                <w:color w:val="101820"/>
                <w:sz w:val="20"/>
                <w:szCs w:val="20"/>
                <w:lang w:val="en-US"/>
              </w:rPr>
              <w:t>The sub-issue the consumer identified in the complaint</w:t>
            </w:r>
          </w:p>
        </w:tc>
        <w:tc>
          <w:tcPr>
            <w:tcW w:w="2213" w:type="dxa"/>
            <w:shd w:val="clear" w:color="auto" w:fill="F8F8F8"/>
            <w:tcMar>
              <w:top w:w="150" w:type="dxa"/>
              <w:left w:w="225" w:type="dxa"/>
              <w:bottom w:w="150" w:type="dxa"/>
              <w:right w:w="225" w:type="dxa"/>
            </w:tcMar>
            <w:vAlign w:val="center"/>
            <w:hideMark/>
          </w:tcPr>
          <w:p w14:paraId="3407E3A6" w14:textId="77777777" w:rsidR="004D45C4" w:rsidRPr="004D45C4" w:rsidRDefault="004D45C4" w:rsidP="004D45C4">
            <w:pPr>
              <w:spacing w:line="360" w:lineRule="atLeast"/>
              <w:rPr>
                <w:color w:val="101820"/>
                <w:sz w:val="20"/>
                <w:szCs w:val="20"/>
              </w:rPr>
            </w:pPr>
            <w:r w:rsidRPr="004D45C4">
              <w:rPr>
                <w:color w:val="101820"/>
                <w:sz w:val="20"/>
                <w:szCs w:val="20"/>
              </w:rPr>
              <w:t>plain text</w:t>
            </w:r>
          </w:p>
        </w:tc>
        <w:tc>
          <w:tcPr>
            <w:tcW w:w="2363" w:type="dxa"/>
            <w:shd w:val="clear" w:color="auto" w:fill="F8F8F8"/>
            <w:tcMar>
              <w:top w:w="150" w:type="dxa"/>
              <w:left w:w="225" w:type="dxa"/>
              <w:bottom w:w="150" w:type="dxa"/>
              <w:right w:w="225" w:type="dxa"/>
            </w:tcMar>
            <w:vAlign w:val="center"/>
            <w:hideMark/>
          </w:tcPr>
          <w:p w14:paraId="2DB52408" w14:textId="77777777" w:rsidR="004D45C4" w:rsidRPr="004D45C4" w:rsidRDefault="004D45C4" w:rsidP="004D45C4">
            <w:pPr>
              <w:spacing w:line="360" w:lineRule="atLeast"/>
              <w:rPr>
                <w:color w:val="101820"/>
                <w:sz w:val="20"/>
                <w:szCs w:val="20"/>
              </w:rPr>
            </w:pPr>
            <w:r w:rsidRPr="004D45C4">
              <w:rPr>
                <w:color w:val="101820"/>
                <w:sz w:val="20"/>
                <w:szCs w:val="20"/>
              </w:rPr>
              <w:t>This field is a categorical variable.</w:t>
            </w:r>
            <w:r w:rsidRPr="004D45C4">
              <w:rPr>
                <w:color w:val="101820"/>
                <w:sz w:val="20"/>
                <w:szCs w:val="20"/>
              </w:rPr>
              <w:br/>
            </w:r>
            <w:r w:rsidRPr="004D45C4">
              <w:rPr>
                <w:color w:val="101820"/>
                <w:sz w:val="20"/>
                <w:szCs w:val="20"/>
              </w:rPr>
              <w:br/>
              <w:t>Possible values are dependent on product and issue.</w:t>
            </w:r>
            <w:r w:rsidRPr="004D45C4">
              <w:rPr>
                <w:color w:val="101820"/>
                <w:sz w:val="20"/>
                <w:szCs w:val="20"/>
              </w:rPr>
              <w:br/>
            </w:r>
            <w:r w:rsidRPr="004D45C4">
              <w:rPr>
                <w:color w:val="101820"/>
                <w:sz w:val="20"/>
                <w:szCs w:val="20"/>
              </w:rPr>
              <w:br/>
              <w:t xml:space="preserve">Not all Issues have </w:t>
            </w:r>
            <w:r w:rsidRPr="004D45C4">
              <w:rPr>
                <w:color w:val="101820"/>
                <w:sz w:val="20"/>
                <w:szCs w:val="20"/>
              </w:rPr>
              <w:lastRenderedPageBreak/>
              <w:t>corresponding Sub-issues.</w:t>
            </w:r>
          </w:p>
        </w:tc>
      </w:tr>
      <w:tr w:rsidR="004D45C4" w:rsidRPr="004D45C4" w14:paraId="29C2F3B9" w14:textId="77777777" w:rsidTr="6AA1C304">
        <w:tc>
          <w:tcPr>
            <w:tcW w:w="2268" w:type="dxa"/>
            <w:shd w:val="clear" w:color="auto" w:fill="F1F2F2"/>
            <w:tcMar>
              <w:top w:w="150" w:type="dxa"/>
              <w:left w:w="225" w:type="dxa"/>
              <w:bottom w:w="150" w:type="dxa"/>
              <w:right w:w="225" w:type="dxa"/>
            </w:tcMar>
            <w:vAlign w:val="center"/>
            <w:hideMark/>
          </w:tcPr>
          <w:p w14:paraId="7FD9110E" w14:textId="77777777" w:rsidR="004D45C4" w:rsidRPr="004D45C4" w:rsidRDefault="004D45C4" w:rsidP="004D45C4">
            <w:pPr>
              <w:spacing w:line="360" w:lineRule="atLeast"/>
              <w:rPr>
                <w:color w:val="101820"/>
                <w:sz w:val="20"/>
                <w:szCs w:val="20"/>
              </w:rPr>
            </w:pPr>
            <w:r w:rsidRPr="004D45C4">
              <w:rPr>
                <w:color w:val="101820"/>
                <w:sz w:val="20"/>
                <w:szCs w:val="20"/>
              </w:rPr>
              <w:lastRenderedPageBreak/>
              <w:t>Consumer complaint narrative</w:t>
            </w:r>
          </w:p>
        </w:tc>
        <w:tc>
          <w:tcPr>
            <w:tcW w:w="2182" w:type="dxa"/>
            <w:shd w:val="clear" w:color="auto" w:fill="F1F2F2"/>
            <w:tcMar>
              <w:top w:w="150" w:type="dxa"/>
              <w:left w:w="225" w:type="dxa"/>
              <w:bottom w:w="150" w:type="dxa"/>
              <w:right w:w="225" w:type="dxa"/>
            </w:tcMar>
            <w:vAlign w:val="center"/>
            <w:hideMark/>
          </w:tcPr>
          <w:p w14:paraId="457045D7" w14:textId="77777777" w:rsidR="004D45C4" w:rsidRPr="004D45C4" w:rsidRDefault="6AE697EA" w:rsidP="6AA1C304">
            <w:pPr>
              <w:spacing w:line="360" w:lineRule="atLeast"/>
              <w:rPr>
                <w:color w:val="101820"/>
                <w:sz w:val="20"/>
                <w:szCs w:val="20"/>
                <w:lang w:val="en-US"/>
              </w:rPr>
            </w:pPr>
            <w:r w:rsidRPr="6AA1C304">
              <w:rPr>
                <w:color w:val="101820"/>
                <w:sz w:val="20"/>
                <w:szCs w:val="20"/>
                <w:lang w:val="en-US"/>
              </w:rPr>
              <w:t>Consumer complaint narrative is the consumer-submitted description of "what happened" from the complaint. Consumers must opt-in to share their narrative. We will not publish the narrative unless the consumer consents, and consumers can opt-out at any time. The CFPB takes reasonable steps to scrub personal information from each complaint that could be used to identify the consumer.</w:t>
            </w:r>
          </w:p>
        </w:tc>
        <w:tc>
          <w:tcPr>
            <w:tcW w:w="2213" w:type="dxa"/>
            <w:shd w:val="clear" w:color="auto" w:fill="F1F2F2"/>
            <w:tcMar>
              <w:top w:w="150" w:type="dxa"/>
              <w:left w:w="225" w:type="dxa"/>
              <w:bottom w:w="150" w:type="dxa"/>
              <w:right w:w="225" w:type="dxa"/>
            </w:tcMar>
            <w:vAlign w:val="center"/>
            <w:hideMark/>
          </w:tcPr>
          <w:p w14:paraId="7F341767" w14:textId="77777777" w:rsidR="004D45C4" w:rsidRPr="004D45C4" w:rsidRDefault="004D45C4" w:rsidP="004D45C4">
            <w:pPr>
              <w:spacing w:line="360" w:lineRule="atLeast"/>
              <w:rPr>
                <w:color w:val="101820"/>
                <w:sz w:val="20"/>
                <w:szCs w:val="20"/>
              </w:rPr>
            </w:pPr>
            <w:r w:rsidRPr="004D45C4">
              <w:rPr>
                <w:color w:val="101820"/>
                <w:sz w:val="20"/>
                <w:szCs w:val="20"/>
              </w:rPr>
              <w:t>plain text</w:t>
            </w:r>
          </w:p>
        </w:tc>
        <w:tc>
          <w:tcPr>
            <w:tcW w:w="2363" w:type="dxa"/>
            <w:shd w:val="clear" w:color="auto" w:fill="F1F2F2"/>
            <w:tcMar>
              <w:top w:w="150" w:type="dxa"/>
              <w:left w:w="225" w:type="dxa"/>
              <w:bottom w:w="150" w:type="dxa"/>
              <w:right w:w="225" w:type="dxa"/>
            </w:tcMar>
            <w:vAlign w:val="center"/>
            <w:hideMark/>
          </w:tcPr>
          <w:p w14:paraId="0C72C381" w14:textId="77777777" w:rsidR="004D45C4" w:rsidRPr="004D45C4" w:rsidRDefault="004D45C4" w:rsidP="004D45C4">
            <w:pPr>
              <w:spacing w:line="360" w:lineRule="atLeast"/>
              <w:rPr>
                <w:color w:val="101820"/>
                <w:sz w:val="20"/>
                <w:szCs w:val="20"/>
              </w:rPr>
            </w:pPr>
            <w:r w:rsidRPr="004D45C4">
              <w:rPr>
                <w:color w:val="101820"/>
                <w:sz w:val="20"/>
                <w:szCs w:val="20"/>
              </w:rPr>
              <w:t>Consumers' descriptions of what happened are included if consumers consent to publishing the description and after we take steps to remove personal information.</w:t>
            </w:r>
          </w:p>
        </w:tc>
      </w:tr>
      <w:tr w:rsidR="004D45C4" w:rsidRPr="004D45C4" w14:paraId="7391B319" w14:textId="77777777" w:rsidTr="6AA1C304">
        <w:tc>
          <w:tcPr>
            <w:tcW w:w="2268" w:type="dxa"/>
            <w:shd w:val="clear" w:color="auto" w:fill="F8F8F8"/>
            <w:tcMar>
              <w:top w:w="150" w:type="dxa"/>
              <w:left w:w="225" w:type="dxa"/>
              <w:bottom w:w="150" w:type="dxa"/>
              <w:right w:w="225" w:type="dxa"/>
            </w:tcMar>
            <w:vAlign w:val="center"/>
            <w:hideMark/>
          </w:tcPr>
          <w:p w14:paraId="370CBB1A" w14:textId="77777777" w:rsidR="004D45C4" w:rsidRPr="004D45C4" w:rsidRDefault="004D45C4" w:rsidP="004D45C4">
            <w:pPr>
              <w:spacing w:line="360" w:lineRule="atLeast"/>
              <w:rPr>
                <w:color w:val="101820"/>
                <w:sz w:val="20"/>
                <w:szCs w:val="20"/>
              </w:rPr>
            </w:pPr>
            <w:r w:rsidRPr="004D45C4">
              <w:rPr>
                <w:color w:val="101820"/>
                <w:sz w:val="20"/>
                <w:szCs w:val="20"/>
              </w:rPr>
              <w:t>Company public response</w:t>
            </w:r>
          </w:p>
        </w:tc>
        <w:tc>
          <w:tcPr>
            <w:tcW w:w="2182" w:type="dxa"/>
            <w:shd w:val="clear" w:color="auto" w:fill="F8F8F8"/>
            <w:tcMar>
              <w:top w:w="150" w:type="dxa"/>
              <w:left w:w="225" w:type="dxa"/>
              <w:bottom w:w="150" w:type="dxa"/>
              <w:right w:w="225" w:type="dxa"/>
            </w:tcMar>
            <w:vAlign w:val="center"/>
            <w:hideMark/>
          </w:tcPr>
          <w:p w14:paraId="7E72A570" w14:textId="77777777" w:rsidR="004D45C4" w:rsidRPr="004D45C4" w:rsidRDefault="004D45C4" w:rsidP="004D45C4">
            <w:pPr>
              <w:spacing w:line="360" w:lineRule="atLeast"/>
              <w:rPr>
                <w:color w:val="101820"/>
                <w:sz w:val="20"/>
                <w:szCs w:val="20"/>
              </w:rPr>
            </w:pPr>
            <w:r w:rsidRPr="004D45C4">
              <w:rPr>
                <w:color w:val="101820"/>
                <w:sz w:val="20"/>
                <w:szCs w:val="20"/>
              </w:rPr>
              <w:t xml:space="preserve">The company's optional, public-facing response to a consumer's complaint. Companies can choose to select a response from a pre-set list of options that will be posted on the </w:t>
            </w:r>
            <w:r w:rsidRPr="004D45C4">
              <w:rPr>
                <w:color w:val="101820"/>
                <w:sz w:val="20"/>
                <w:szCs w:val="20"/>
              </w:rPr>
              <w:lastRenderedPageBreak/>
              <w:t>public database. For example, "Company believes complaint is the result of an isolated error."</w:t>
            </w:r>
          </w:p>
        </w:tc>
        <w:tc>
          <w:tcPr>
            <w:tcW w:w="2213" w:type="dxa"/>
            <w:shd w:val="clear" w:color="auto" w:fill="F8F8F8"/>
            <w:tcMar>
              <w:top w:w="150" w:type="dxa"/>
              <w:left w:w="225" w:type="dxa"/>
              <w:bottom w:w="150" w:type="dxa"/>
              <w:right w:w="225" w:type="dxa"/>
            </w:tcMar>
            <w:vAlign w:val="center"/>
            <w:hideMark/>
          </w:tcPr>
          <w:p w14:paraId="0F41C775" w14:textId="77777777" w:rsidR="004D45C4" w:rsidRPr="004D45C4" w:rsidRDefault="004D45C4" w:rsidP="004D45C4">
            <w:pPr>
              <w:spacing w:line="360" w:lineRule="atLeast"/>
              <w:rPr>
                <w:color w:val="101820"/>
                <w:sz w:val="20"/>
                <w:szCs w:val="20"/>
              </w:rPr>
            </w:pPr>
            <w:r w:rsidRPr="004D45C4">
              <w:rPr>
                <w:color w:val="101820"/>
                <w:sz w:val="20"/>
                <w:szCs w:val="20"/>
              </w:rPr>
              <w:lastRenderedPageBreak/>
              <w:t>plain text</w:t>
            </w:r>
          </w:p>
        </w:tc>
        <w:tc>
          <w:tcPr>
            <w:tcW w:w="2363" w:type="dxa"/>
            <w:shd w:val="clear" w:color="auto" w:fill="F8F8F8"/>
            <w:tcMar>
              <w:top w:w="150" w:type="dxa"/>
              <w:left w:w="225" w:type="dxa"/>
              <w:bottom w:w="150" w:type="dxa"/>
              <w:right w:w="225" w:type="dxa"/>
            </w:tcMar>
            <w:vAlign w:val="center"/>
            <w:hideMark/>
          </w:tcPr>
          <w:p w14:paraId="698D7A17" w14:textId="77777777" w:rsidR="004D45C4" w:rsidRPr="004D45C4" w:rsidRDefault="6AE697EA" w:rsidP="6AA1C304">
            <w:pPr>
              <w:spacing w:line="360" w:lineRule="atLeast"/>
              <w:rPr>
                <w:color w:val="101820"/>
                <w:sz w:val="20"/>
                <w:szCs w:val="20"/>
                <w:lang w:val="en-US"/>
              </w:rPr>
            </w:pPr>
            <w:r w:rsidRPr="6AA1C304">
              <w:rPr>
                <w:color w:val="101820"/>
                <w:sz w:val="20"/>
                <w:szCs w:val="20"/>
                <w:lang w:val="en-US"/>
              </w:rPr>
              <w:t xml:space="preserve">Companies' public-facing responses to complaints are included if companies choose to publish one. Companies may select a public response from a set list of options as soon as they respond to the complaint, but no </w:t>
            </w:r>
            <w:r w:rsidRPr="6AA1C304">
              <w:rPr>
                <w:color w:val="101820"/>
                <w:sz w:val="20"/>
                <w:szCs w:val="20"/>
                <w:lang w:val="en-US"/>
              </w:rPr>
              <w:lastRenderedPageBreak/>
              <w:t>later than 180 days after the complaint was sent to the company for response.</w:t>
            </w:r>
          </w:p>
        </w:tc>
      </w:tr>
      <w:tr w:rsidR="004D45C4" w:rsidRPr="004D45C4" w14:paraId="6E135C64" w14:textId="77777777" w:rsidTr="6AA1C304">
        <w:tc>
          <w:tcPr>
            <w:tcW w:w="2268" w:type="dxa"/>
            <w:shd w:val="clear" w:color="auto" w:fill="F1F2F2"/>
            <w:tcMar>
              <w:top w:w="150" w:type="dxa"/>
              <w:left w:w="225" w:type="dxa"/>
              <w:bottom w:w="150" w:type="dxa"/>
              <w:right w:w="225" w:type="dxa"/>
            </w:tcMar>
            <w:vAlign w:val="center"/>
            <w:hideMark/>
          </w:tcPr>
          <w:p w14:paraId="3790B1C1" w14:textId="77777777" w:rsidR="004D45C4" w:rsidRPr="004D45C4" w:rsidRDefault="004D45C4" w:rsidP="004D45C4">
            <w:pPr>
              <w:spacing w:line="360" w:lineRule="atLeast"/>
              <w:rPr>
                <w:color w:val="101820"/>
                <w:sz w:val="20"/>
                <w:szCs w:val="20"/>
              </w:rPr>
            </w:pPr>
            <w:r w:rsidRPr="004D45C4">
              <w:rPr>
                <w:color w:val="101820"/>
                <w:sz w:val="20"/>
                <w:szCs w:val="20"/>
              </w:rPr>
              <w:lastRenderedPageBreak/>
              <w:t>Company</w:t>
            </w:r>
          </w:p>
        </w:tc>
        <w:tc>
          <w:tcPr>
            <w:tcW w:w="2182" w:type="dxa"/>
            <w:shd w:val="clear" w:color="auto" w:fill="F1F2F2"/>
            <w:tcMar>
              <w:top w:w="150" w:type="dxa"/>
              <w:left w:w="225" w:type="dxa"/>
              <w:bottom w:w="150" w:type="dxa"/>
              <w:right w:w="225" w:type="dxa"/>
            </w:tcMar>
            <w:vAlign w:val="center"/>
            <w:hideMark/>
          </w:tcPr>
          <w:p w14:paraId="450013B4" w14:textId="77777777" w:rsidR="004D45C4" w:rsidRPr="004D45C4" w:rsidRDefault="004D45C4" w:rsidP="004D45C4">
            <w:pPr>
              <w:spacing w:line="360" w:lineRule="atLeast"/>
              <w:rPr>
                <w:color w:val="101820"/>
                <w:sz w:val="20"/>
                <w:szCs w:val="20"/>
              </w:rPr>
            </w:pPr>
            <w:r w:rsidRPr="004D45C4">
              <w:rPr>
                <w:color w:val="101820"/>
                <w:sz w:val="20"/>
                <w:szCs w:val="20"/>
              </w:rPr>
              <w:t>The complaint is about this company</w:t>
            </w:r>
          </w:p>
        </w:tc>
        <w:tc>
          <w:tcPr>
            <w:tcW w:w="2213" w:type="dxa"/>
            <w:shd w:val="clear" w:color="auto" w:fill="F1F2F2"/>
            <w:tcMar>
              <w:top w:w="150" w:type="dxa"/>
              <w:left w:w="225" w:type="dxa"/>
              <w:bottom w:w="150" w:type="dxa"/>
              <w:right w:w="225" w:type="dxa"/>
            </w:tcMar>
            <w:vAlign w:val="center"/>
            <w:hideMark/>
          </w:tcPr>
          <w:p w14:paraId="2F00AB05" w14:textId="77777777" w:rsidR="004D45C4" w:rsidRPr="004D45C4" w:rsidRDefault="004D45C4" w:rsidP="004D45C4">
            <w:pPr>
              <w:spacing w:line="360" w:lineRule="atLeast"/>
              <w:rPr>
                <w:color w:val="101820"/>
                <w:sz w:val="20"/>
                <w:szCs w:val="20"/>
              </w:rPr>
            </w:pPr>
            <w:r w:rsidRPr="004D45C4">
              <w:rPr>
                <w:color w:val="101820"/>
                <w:sz w:val="20"/>
                <w:szCs w:val="20"/>
              </w:rPr>
              <w:t>plain text</w:t>
            </w:r>
          </w:p>
        </w:tc>
        <w:tc>
          <w:tcPr>
            <w:tcW w:w="2363" w:type="dxa"/>
            <w:shd w:val="clear" w:color="auto" w:fill="F1F2F2"/>
            <w:tcMar>
              <w:top w:w="150" w:type="dxa"/>
              <w:left w:w="225" w:type="dxa"/>
              <w:bottom w:w="150" w:type="dxa"/>
              <w:right w:w="225" w:type="dxa"/>
            </w:tcMar>
            <w:vAlign w:val="center"/>
            <w:hideMark/>
          </w:tcPr>
          <w:p w14:paraId="47ADB55C" w14:textId="77777777" w:rsidR="004D45C4" w:rsidRPr="004D45C4" w:rsidRDefault="004D45C4" w:rsidP="004D45C4">
            <w:pPr>
              <w:spacing w:line="360" w:lineRule="atLeast"/>
              <w:rPr>
                <w:color w:val="101820"/>
                <w:sz w:val="20"/>
                <w:szCs w:val="20"/>
              </w:rPr>
            </w:pPr>
            <w:r w:rsidRPr="004D45C4">
              <w:rPr>
                <w:color w:val="101820"/>
                <w:sz w:val="20"/>
                <w:szCs w:val="20"/>
              </w:rPr>
              <w:t>This field is a categorical variable.</w:t>
            </w:r>
          </w:p>
        </w:tc>
      </w:tr>
      <w:tr w:rsidR="004D45C4" w:rsidRPr="004D45C4" w14:paraId="6B1F23D1" w14:textId="77777777" w:rsidTr="6AA1C304">
        <w:tc>
          <w:tcPr>
            <w:tcW w:w="2268" w:type="dxa"/>
            <w:shd w:val="clear" w:color="auto" w:fill="F8F8F8"/>
            <w:tcMar>
              <w:top w:w="150" w:type="dxa"/>
              <w:left w:w="225" w:type="dxa"/>
              <w:bottom w:w="150" w:type="dxa"/>
              <w:right w:w="225" w:type="dxa"/>
            </w:tcMar>
            <w:vAlign w:val="center"/>
            <w:hideMark/>
          </w:tcPr>
          <w:p w14:paraId="77CC5D96" w14:textId="77777777" w:rsidR="004D45C4" w:rsidRPr="004D45C4" w:rsidRDefault="004D45C4" w:rsidP="004D45C4">
            <w:pPr>
              <w:spacing w:line="360" w:lineRule="atLeast"/>
              <w:rPr>
                <w:color w:val="101820"/>
                <w:sz w:val="20"/>
                <w:szCs w:val="20"/>
              </w:rPr>
            </w:pPr>
            <w:r w:rsidRPr="004D45C4">
              <w:rPr>
                <w:color w:val="101820"/>
                <w:sz w:val="20"/>
                <w:szCs w:val="20"/>
              </w:rPr>
              <w:t>State</w:t>
            </w:r>
          </w:p>
        </w:tc>
        <w:tc>
          <w:tcPr>
            <w:tcW w:w="2182" w:type="dxa"/>
            <w:shd w:val="clear" w:color="auto" w:fill="F8F8F8"/>
            <w:tcMar>
              <w:top w:w="150" w:type="dxa"/>
              <w:left w:w="225" w:type="dxa"/>
              <w:bottom w:w="150" w:type="dxa"/>
              <w:right w:w="225" w:type="dxa"/>
            </w:tcMar>
            <w:vAlign w:val="center"/>
            <w:hideMark/>
          </w:tcPr>
          <w:p w14:paraId="762F4E08" w14:textId="77777777" w:rsidR="004D45C4" w:rsidRPr="004D45C4" w:rsidRDefault="004D45C4" w:rsidP="004D45C4">
            <w:pPr>
              <w:spacing w:line="360" w:lineRule="atLeast"/>
              <w:rPr>
                <w:color w:val="101820"/>
                <w:sz w:val="20"/>
                <w:szCs w:val="20"/>
              </w:rPr>
            </w:pPr>
            <w:r w:rsidRPr="004D45C4">
              <w:rPr>
                <w:color w:val="101820"/>
                <w:sz w:val="20"/>
                <w:szCs w:val="20"/>
              </w:rPr>
              <w:t>The state of the mailing address provided by the consumer</w:t>
            </w:r>
          </w:p>
        </w:tc>
        <w:tc>
          <w:tcPr>
            <w:tcW w:w="2213" w:type="dxa"/>
            <w:shd w:val="clear" w:color="auto" w:fill="F8F8F8"/>
            <w:tcMar>
              <w:top w:w="150" w:type="dxa"/>
              <w:left w:w="225" w:type="dxa"/>
              <w:bottom w:w="150" w:type="dxa"/>
              <w:right w:w="225" w:type="dxa"/>
            </w:tcMar>
            <w:vAlign w:val="center"/>
            <w:hideMark/>
          </w:tcPr>
          <w:p w14:paraId="0FD18391" w14:textId="77777777" w:rsidR="004D45C4" w:rsidRPr="004D45C4" w:rsidRDefault="004D45C4" w:rsidP="004D45C4">
            <w:pPr>
              <w:spacing w:line="360" w:lineRule="atLeast"/>
              <w:rPr>
                <w:color w:val="101820"/>
                <w:sz w:val="20"/>
                <w:szCs w:val="20"/>
              </w:rPr>
            </w:pPr>
            <w:r w:rsidRPr="004D45C4">
              <w:rPr>
                <w:color w:val="101820"/>
                <w:sz w:val="20"/>
                <w:szCs w:val="20"/>
              </w:rPr>
              <w:t>plain text</w:t>
            </w:r>
          </w:p>
        </w:tc>
        <w:tc>
          <w:tcPr>
            <w:tcW w:w="2363" w:type="dxa"/>
            <w:shd w:val="clear" w:color="auto" w:fill="F8F8F8"/>
            <w:tcMar>
              <w:top w:w="150" w:type="dxa"/>
              <w:left w:w="225" w:type="dxa"/>
              <w:bottom w:w="150" w:type="dxa"/>
              <w:right w:w="225" w:type="dxa"/>
            </w:tcMar>
            <w:vAlign w:val="center"/>
            <w:hideMark/>
          </w:tcPr>
          <w:p w14:paraId="73B1127C" w14:textId="77777777" w:rsidR="004D45C4" w:rsidRPr="004D45C4" w:rsidRDefault="004D45C4" w:rsidP="004D45C4">
            <w:pPr>
              <w:spacing w:line="360" w:lineRule="atLeast"/>
              <w:rPr>
                <w:color w:val="101820"/>
                <w:sz w:val="20"/>
                <w:szCs w:val="20"/>
              </w:rPr>
            </w:pPr>
            <w:r w:rsidRPr="004D45C4">
              <w:rPr>
                <w:color w:val="101820"/>
                <w:sz w:val="20"/>
                <w:szCs w:val="20"/>
              </w:rPr>
              <w:t>This field is a categorical variable.</w:t>
            </w:r>
          </w:p>
        </w:tc>
      </w:tr>
      <w:tr w:rsidR="004D45C4" w:rsidRPr="004D45C4" w14:paraId="254924C1" w14:textId="77777777" w:rsidTr="6AA1C304">
        <w:tc>
          <w:tcPr>
            <w:tcW w:w="2268" w:type="dxa"/>
            <w:shd w:val="clear" w:color="auto" w:fill="F1F2F2"/>
            <w:tcMar>
              <w:top w:w="150" w:type="dxa"/>
              <w:left w:w="225" w:type="dxa"/>
              <w:bottom w:w="150" w:type="dxa"/>
              <w:right w:w="225" w:type="dxa"/>
            </w:tcMar>
            <w:vAlign w:val="center"/>
            <w:hideMark/>
          </w:tcPr>
          <w:p w14:paraId="24AE0409" w14:textId="77777777" w:rsidR="004D45C4" w:rsidRPr="004D45C4" w:rsidRDefault="004D45C4" w:rsidP="004D45C4">
            <w:pPr>
              <w:spacing w:line="360" w:lineRule="atLeast"/>
              <w:rPr>
                <w:color w:val="101820"/>
                <w:sz w:val="20"/>
                <w:szCs w:val="20"/>
              </w:rPr>
            </w:pPr>
            <w:r w:rsidRPr="004D45C4">
              <w:rPr>
                <w:color w:val="101820"/>
                <w:sz w:val="20"/>
                <w:szCs w:val="20"/>
              </w:rPr>
              <w:t>ZIP code</w:t>
            </w:r>
          </w:p>
        </w:tc>
        <w:tc>
          <w:tcPr>
            <w:tcW w:w="2182" w:type="dxa"/>
            <w:shd w:val="clear" w:color="auto" w:fill="F1F2F2"/>
            <w:tcMar>
              <w:top w:w="150" w:type="dxa"/>
              <w:left w:w="225" w:type="dxa"/>
              <w:bottom w:w="150" w:type="dxa"/>
              <w:right w:w="225" w:type="dxa"/>
            </w:tcMar>
            <w:vAlign w:val="center"/>
            <w:hideMark/>
          </w:tcPr>
          <w:p w14:paraId="42DD9188" w14:textId="77777777" w:rsidR="004D45C4" w:rsidRPr="004D45C4" w:rsidRDefault="004D45C4" w:rsidP="004D45C4">
            <w:pPr>
              <w:spacing w:line="360" w:lineRule="atLeast"/>
              <w:rPr>
                <w:color w:val="101820"/>
                <w:sz w:val="20"/>
                <w:szCs w:val="20"/>
              </w:rPr>
            </w:pPr>
            <w:r w:rsidRPr="004D45C4">
              <w:rPr>
                <w:color w:val="101820"/>
                <w:sz w:val="20"/>
                <w:szCs w:val="20"/>
              </w:rPr>
              <w:t>The mailing ZIP code provided by the consumer</w:t>
            </w:r>
          </w:p>
        </w:tc>
        <w:tc>
          <w:tcPr>
            <w:tcW w:w="2213" w:type="dxa"/>
            <w:shd w:val="clear" w:color="auto" w:fill="F1F2F2"/>
            <w:tcMar>
              <w:top w:w="150" w:type="dxa"/>
              <w:left w:w="225" w:type="dxa"/>
              <w:bottom w:w="150" w:type="dxa"/>
              <w:right w:w="225" w:type="dxa"/>
            </w:tcMar>
            <w:vAlign w:val="center"/>
            <w:hideMark/>
          </w:tcPr>
          <w:p w14:paraId="4924D417" w14:textId="77777777" w:rsidR="004D45C4" w:rsidRPr="004D45C4" w:rsidRDefault="004D45C4" w:rsidP="004D45C4">
            <w:pPr>
              <w:spacing w:line="360" w:lineRule="atLeast"/>
              <w:rPr>
                <w:color w:val="101820"/>
                <w:sz w:val="20"/>
                <w:szCs w:val="20"/>
              </w:rPr>
            </w:pPr>
            <w:r w:rsidRPr="004D45C4">
              <w:rPr>
                <w:color w:val="101820"/>
                <w:sz w:val="20"/>
                <w:szCs w:val="20"/>
              </w:rPr>
              <w:t>plain text</w:t>
            </w:r>
          </w:p>
        </w:tc>
        <w:tc>
          <w:tcPr>
            <w:tcW w:w="2363" w:type="dxa"/>
            <w:shd w:val="clear" w:color="auto" w:fill="F1F2F2"/>
            <w:tcMar>
              <w:top w:w="150" w:type="dxa"/>
              <w:left w:w="225" w:type="dxa"/>
              <w:bottom w:w="150" w:type="dxa"/>
              <w:right w:w="225" w:type="dxa"/>
            </w:tcMar>
            <w:vAlign w:val="center"/>
            <w:hideMark/>
          </w:tcPr>
          <w:p w14:paraId="24E94D59" w14:textId="77777777" w:rsidR="004D45C4" w:rsidRPr="004D45C4" w:rsidRDefault="6AE697EA" w:rsidP="6AA1C304">
            <w:pPr>
              <w:spacing w:line="360" w:lineRule="atLeast"/>
              <w:rPr>
                <w:color w:val="101820"/>
                <w:sz w:val="20"/>
                <w:szCs w:val="20"/>
                <w:lang w:val="en-US"/>
              </w:rPr>
            </w:pPr>
            <w:r w:rsidRPr="6AA1C304">
              <w:rPr>
                <w:color w:val="101820"/>
                <w:sz w:val="20"/>
                <w:szCs w:val="20"/>
                <w:lang w:val="en-US"/>
              </w:rPr>
              <w:t xml:space="preserve">The mailing ZIP code provided by the consumer. The 5-digit United States Postal Service ZIP code will be published where provided unless the consumer lived in a ZIP code aligned to a United States Census Bureau ZIP Code Tabulation Area (ZCTA) with fewer than 20,000 people and consented to publication of their complaint narrative. In those cases, where the Census ZCTA had fewer than 20,000 people, the 3-digit ZIP code will be published </w:t>
            </w:r>
            <w:r w:rsidRPr="6AA1C304">
              <w:rPr>
                <w:color w:val="101820"/>
                <w:sz w:val="20"/>
                <w:szCs w:val="20"/>
                <w:lang w:val="en-US"/>
              </w:rPr>
              <w:lastRenderedPageBreak/>
              <w:t>if the 3-digit ZCTA has more than 20,000 people. Otherwise, no ZIP code will be published.</w:t>
            </w:r>
          </w:p>
        </w:tc>
      </w:tr>
      <w:tr w:rsidR="004D45C4" w:rsidRPr="004D45C4" w14:paraId="181C6FA2" w14:textId="77777777" w:rsidTr="6AA1C304">
        <w:tc>
          <w:tcPr>
            <w:tcW w:w="2268" w:type="dxa"/>
            <w:shd w:val="clear" w:color="auto" w:fill="F8F8F8"/>
            <w:tcMar>
              <w:top w:w="150" w:type="dxa"/>
              <w:left w:w="225" w:type="dxa"/>
              <w:bottom w:w="150" w:type="dxa"/>
              <w:right w:w="225" w:type="dxa"/>
            </w:tcMar>
            <w:vAlign w:val="center"/>
            <w:hideMark/>
          </w:tcPr>
          <w:p w14:paraId="0213B64A" w14:textId="77777777" w:rsidR="004D45C4" w:rsidRPr="004D45C4" w:rsidRDefault="004D45C4" w:rsidP="004D45C4">
            <w:pPr>
              <w:spacing w:line="360" w:lineRule="atLeast"/>
              <w:rPr>
                <w:color w:val="101820"/>
                <w:sz w:val="20"/>
                <w:szCs w:val="20"/>
              </w:rPr>
            </w:pPr>
            <w:r w:rsidRPr="004D45C4">
              <w:rPr>
                <w:color w:val="101820"/>
                <w:sz w:val="20"/>
                <w:szCs w:val="20"/>
              </w:rPr>
              <w:lastRenderedPageBreak/>
              <w:t>Tags</w:t>
            </w:r>
          </w:p>
        </w:tc>
        <w:tc>
          <w:tcPr>
            <w:tcW w:w="2182" w:type="dxa"/>
            <w:shd w:val="clear" w:color="auto" w:fill="F8F8F8"/>
            <w:tcMar>
              <w:top w:w="150" w:type="dxa"/>
              <w:left w:w="225" w:type="dxa"/>
              <w:bottom w:w="150" w:type="dxa"/>
              <w:right w:w="225" w:type="dxa"/>
            </w:tcMar>
            <w:vAlign w:val="center"/>
            <w:hideMark/>
          </w:tcPr>
          <w:p w14:paraId="4944F4DF" w14:textId="77777777" w:rsidR="004D45C4" w:rsidRPr="004D45C4" w:rsidRDefault="6AE697EA" w:rsidP="6AA1C304">
            <w:pPr>
              <w:spacing w:line="360" w:lineRule="atLeast"/>
              <w:rPr>
                <w:color w:val="101820"/>
                <w:sz w:val="20"/>
                <w:szCs w:val="20"/>
                <w:lang w:val="en-US"/>
              </w:rPr>
            </w:pPr>
            <w:r w:rsidRPr="6AA1C304">
              <w:rPr>
                <w:color w:val="101820"/>
                <w:sz w:val="20"/>
                <w:szCs w:val="20"/>
                <w:lang w:val="en-US"/>
              </w:rPr>
              <w:t>Data that supports easier searching and sorting of complaints submitted by or on behalf of consumers.</w:t>
            </w:r>
            <w:r w:rsidR="004D45C4">
              <w:br/>
            </w:r>
            <w:r w:rsidR="004D45C4">
              <w:br/>
            </w:r>
            <w:r w:rsidRPr="6AA1C304">
              <w:rPr>
                <w:color w:val="101820"/>
                <w:sz w:val="20"/>
                <w:szCs w:val="20"/>
                <w:lang w:val="en-US"/>
              </w:rPr>
              <w:t xml:space="preserve">For example, complaints where the submitter reports the age of the consumer as 62 years or older are tagged, ‘Older American.’ Complaints submitted by or on behalf of a servicemember or the spouse or dependent of a servicemember are tagged, ‘Servicemember.’ Servicemember includes anyone who is active duty, National Guard, or Reservist, as well as anyone who previously served </w:t>
            </w:r>
            <w:r w:rsidRPr="6AA1C304">
              <w:rPr>
                <w:color w:val="101820"/>
                <w:sz w:val="20"/>
                <w:szCs w:val="20"/>
                <w:lang w:val="en-US"/>
              </w:rPr>
              <w:lastRenderedPageBreak/>
              <w:t>and is a Veteran or retiree.</w:t>
            </w:r>
          </w:p>
        </w:tc>
        <w:tc>
          <w:tcPr>
            <w:tcW w:w="2213" w:type="dxa"/>
            <w:shd w:val="clear" w:color="auto" w:fill="F8F8F8"/>
            <w:tcMar>
              <w:top w:w="150" w:type="dxa"/>
              <w:left w:w="225" w:type="dxa"/>
              <w:bottom w:w="150" w:type="dxa"/>
              <w:right w:w="225" w:type="dxa"/>
            </w:tcMar>
            <w:vAlign w:val="center"/>
            <w:hideMark/>
          </w:tcPr>
          <w:p w14:paraId="7572ED7F" w14:textId="77777777" w:rsidR="004D45C4" w:rsidRPr="004D45C4" w:rsidRDefault="004D45C4" w:rsidP="004D45C4">
            <w:pPr>
              <w:spacing w:line="360" w:lineRule="atLeast"/>
              <w:rPr>
                <w:color w:val="101820"/>
                <w:sz w:val="20"/>
                <w:szCs w:val="20"/>
              </w:rPr>
            </w:pPr>
            <w:r w:rsidRPr="004D45C4">
              <w:rPr>
                <w:color w:val="101820"/>
                <w:sz w:val="20"/>
                <w:szCs w:val="20"/>
              </w:rPr>
              <w:lastRenderedPageBreak/>
              <w:t>plain text</w:t>
            </w:r>
          </w:p>
        </w:tc>
        <w:tc>
          <w:tcPr>
            <w:tcW w:w="2363" w:type="dxa"/>
            <w:shd w:val="clear" w:color="auto" w:fill="F8F8F8"/>
            <w:tcMar>
              <w:top w:w="150" w:type="dxa"/>
              <w:left w:w="225" w:type="dxa"/>
              <w:bottom w:w="150" w:type="dxa"/>
              <w:right w:w="225" w:type="dxa"/>
            </w:tcMar>
            <w:vAlign w:val="center"/>
            <w:hideMark/>
          </w:tcPr>
          <w:p w14:paraId="550E13DA" w14:textId="77777777" w:rsidR="004D45C4" w:rsidRPr="004D45C4" w:rsidRDefault="004D45C4" w:rsidP="004D45C4">
            <w:pPr>
              <w:spacing w:line="360" w:lineRule="atLeast"/>
              <w:rPr>
                <w:color w:val="101820"/>
                <w:sz w:val="20"/>
                <w:szCs w:val="20"/>
              </w:rPr>
            </w:pPr>
          </w:p>
        </w:tc>
      </w:tr>
      <w:tr w:rsidR="004D45C4" w:rsidRPr="004D45C4" w14:paraId="594D20D8" w14:textId="77777777" w:rsidTr="6AA1C304">
        <w:tc>
          <w:tcPr>
            <w:tcW w:w="2268" w:type="dxa"/>
            <w:shd w:val="clear" w:color="auto" w:fill="F1F2F2"/>
            <w:tcMar>
              <w:top w:w="150" w:type="dxa"/>
              <w:left w:w="225" w:type="dxa"/>
              <w:bottom w:w="150" w:type="dxa"/>
              <w:right w:w="225" w:type="dxa"/>
            </w:tcMar>
            <w:vAlign w:val="center"/>
            <w:hideMark/>
          </w:tcPr>
          <w:p w14:paraId="15F360BD" w14:textId="77777777" w:rsidR="004D45C4" w:rsidRPr="004D45C4" w:rsidRDefault="004D45C4" w:rsidP="004D45C4">
            <w:pPr>
              <w:spacing w:line="360" w:lineRule="atLeast"/>
              <w:rPr>
                <w:color w:val="101820"/>
                <w:sz w:val="20"/>
                <w:szCs w:val="20"/>
              </w:rPr>
            </w:pPr>
            <w:r w:rsidRPr="004D45C4">
              <w:rPr>
                <w:color w:val="101820"/>
                <w:sz w:val="20"/>
                <w:szCs w:val="20"/>
              </w:rPr>
              <w:t>Consumer consent provided?</w:t>
            </w:r>
          </w:p>
        </w:tc>
        <w:tc>
          <w:tcPr>
            <w:tcW w:w="2182" w:type="dxa"/>
            <w:shd w:val="clear" w:color="auto" w:fill="F1F2F2"/>
            <w:tcMar>
              <w:top w:w="150" w:type="dxa"/>
              <w:left w:w="225" w:type="dxa"/>
              <w:bottom w:w="150" w:type="dxa"/>
              <w:right w:w="225" w:type="dxa"/>
            </w:tcMar>
            <w:vAlign w:val="center"/>
            <w:hideMark/>
          </w:tcPr>
          <w:p w14:paraId="34D2DFB1" w14:textId="77777777" w:rsidR="004D45C4" w:rsidRPr="004D45C4" w:rsidRDefault="6AE697EA" w:rsidP="6AA1C304">
            <w:pPr>
              <w:spacing w:line="360" w:lineRule="atLeast"/>
              <w:rPr>
                <w:color w:val="101820"/>
                <w:sz w:val="20"/>
                <w:szCs w:val="20"/>
                <w:lang w:val="en-US"/>
              </w:rPr>
            </w:pPr>
            <w:r w:rsidRPr="6AA1C304">
              <w:rPr>
                <w:color w:val="101820"/>
                <w:sz w:val="20"/>
                <w:szCs w:val="20"/>
                <w:lang w:val="en-US"/>
              </w:rPr>
              <w:t>Identifies whether the consumer opted in to publish their complaint narrative. We do not publish the narrative unless the consumer consents and consumers can opt-out at any time.</w:t>
            </w:r>
          </w:p>
        </w:tc>
        <w:tc>
          <w:tcPr>
            <w:tcW w:w="2213" w:type="dxa"/>
            <w:shd w:val="clear" w:color="auto" w:fill="F1F2F2"/>
            <w:tcMar>
              <w:top w:w="150" w:type="dxa"/>
              <w:left w:w="225" w:type="dxa"/>
              <w:bottom w:w="150" w:type="dxa"/>
              <w:right w:w="225" w:type="dxa"/>
            </w:tcMar>
            <w:vAlign w:val="center"/>
            <w:hideMark/>
          </w:tcPr>
          <w:p w14:paraId="18DC6983" w14:textId="77777777" w:rsidR="004D45C4" w:rsidRPr="004D45C4" w:rsidRDefault="004D45C4" w:rsidP="004D45C4">
            <w:pPr>
              <w:spacing w:line="360" w:lineRule="atLeast"/>
              <w:rPr>
                <w:color w:val="101820"/>
                <w:sz w:val="20"/>
                <w:szCs w:val="20"/>
              </w:rPr>
            </w:pPr>
            <w:r w:rsidRPr="004D45C4">
              <w:rPr>
                <w:color w:val="101820"/>
                <w:sz w:val="20"/>
                <w:szCs w:val="20"/>
              </w:rPr>
              <w:t>plain text</w:t>
            </w:r>
          </w:p>
        </w:tc>
        <w:tc>
          <w:tcPr>
            <w:tcW w:w="2363" w:type="dxa"/>
            <w:shd w:val="clear" w:color="auto" w:fill="F1F2F2"/>
            <w:tcMar>
              <w:top w:w="150" w:type="dxa"/>
              <w:left w:w="225" w:type="dxa"/>
              <w:bottom w:w="150" w:type="dxa"/>
              <w:right w:w="225" w:type="dxa"/>
            </w:tcMar>
            <w:vAlign w:val="center"/>
            <w:hideMark/>
          </w:tcPr>
          <w:p w14:paraId="5AC882C2" w14:textId="77777777" w:rsidR="004D45C4" w:rsidRPr="004D45C4" w:rsidRDefault="6AE697EA" w:rsidP="6AA1C304">
            <w:pPr>
              <w:spacing w:line="360" w:lineRule="atLeast"/>
              <w:rPr>
                <w:color w:val="101820"/>
                <w:sz w:val="20"/>
                <w:szCs w:val="20"/>
                <w:lang w:val="en-US"/>
              </w:rPr>
            </w:pPr>
            <w:r w:rsidRPr="6AA1C304">
              <w:rPr>
                <w:color w:val="101820"/>
                <w:sz w:val="20"/>
                <w:szCs w:val="20"/>
                <w:lang w:val="en-US"/>
              </w:rPr>
              <w:t>This field shows whether a consumer provided consent to publish their complaint narrative, as listed below:</w:t>
            </w:r>
            <w:r w:rsidR="004D45C4">
              <w:br/>
            </w:r>
            <w:r w:rsidR="004D45C4">
              <w:br/>
            </w:r>
            <w:r w:rsidRPr="6AA1C304">
              <w:rPr>
                <w:rStyle w:val="Strong"/>
                <w:rFonts w:eastAsiaTheme="majorEastAsia"/>
                <w:color w:val="101820"/>
                <w:sz w:val="20"/>
                <w:szCs w:val="20"/>
                <w:lang w:val="en-US"/>
              </w:rPr>
              <w:t>Consent provided:</w:t>
            </w:r>
            <w:r w:rsidRPr="6AA1C304">
              <w:rPr>
                <w:color w:val="101820"/>
                <w:sz w:val="20"/>
                <w:szCs w:val="20"/>
                <w:lang w:val="en-US"/>
              </w:rPr>
              <w:t> Consumer opted in to share their complaint narrative.</w:t>
            </w:r>
            <w:r w:rsidR="004D45C4">
              <w:br/>
            </w:r>
            <w:r w:rsidR="004D45C4">
              <w:br/>
            </w:r>
            <w:r w:rsidRPr="6AA1C304">
              <w:rPr>
                <w:color w:val="101820"/>
                <w:sz w:val="20"/>
                <w:szCs w:val="20"/>
                <w:lang w:val="en-US"/>
              </w:rPr>
              <w:t>Data populates in this field 60 days after the complaint was sent to the company for response or after the company provides an optional company public response – whichever comes first, and after steps have been taken to scrub personal information from the complaint narrative.</w:t>
            </w:r>
            <w:r w:rsidR="004D45C4">
              <w:br/>
            </w:r>
            <w:r w:rsidR="004D45C4">
              <w:br/>
            </w:r>
            <w:r w:rsidRPr="6AA1C304">
              <w:rPr>
                <w:rStyle w:val="Strong"/>
                <w:rFonts w:eastAsiaTheme="majorEastAsia"/>
                <w:color w:val="101820"/>
                <w:sz w:val="20"/>
                <w:szCs w:val="20"/>
                <w:lang w:val="en-US"/>
              </w:rPr>
              <w:t>Consent not provided:</w:t>
            </w:r>
            <w:r w:rsidRPr="6AA1C304">
              <w:rPr>
                <w:color w:val="101820"/>
                <w:sz w:val="20"/>
                <w:szCs w:val="20"/>
                <w:lang w:val="en-US"/>
              </w:rPr>
              <w:t xml:space="preserve"> Consumer did not opt-in to publish their complaint narrative. Data populates in this field </w:t>
            </w:r>
            <w:r w:rsidRPr="6AA1C304">
              <w:rPr>
                <w:color w:val="101820"/>
                <w:sz w:val="20"/>
                <w:szCs w:val="20"/>
                <w:lang w:val="en-US"/>
              </w:rPr>
              <w:lastRenderedPageBreak/>
              <w:t>60 days after the complaint was sent to the company for response or after the company provides an optional company public response – whichever comes first.</w:t>
            </w:r>
            <w:r w:rsidR="004D45C4">
              <w:br/>
            </w:r>
            <w:r w:rsidR="004D45C4">
              <w:br/>
            </w:r>
            <w:r w:rsidRPr="6AA1C304">
              <w:rPr>
                <w:rStyle w:val="Strong"/>
                <w:rFonts w:eastAsiaTheme="majorEastAsia"/>
                <w:color w:val="101820"/>
                <w:sz w:val="20"/>
                <w:szCs w:val="20"/>
                <w:lang w:val="en-US"/>
              </w:rPr>
              <w:t>Consent withdrawn:</w:t>
            </w:r>
            <w:r w:rsidRPr="6AA1C304">
              <w:rPr>
                <w:color w:val="101820"/>
                <w:sz w:val="20"/>
                <w:szCs w:val="20"/>
                <w:lang w:val="en-US"/>
              </w:rPr>
              <w:t> Consumer opted in to publish their complaint narrative and later withdrew their consent.</w:t>
            </w:r>
            <w:r w:rsidR="004D45C4">
              <w:br/>
            </w:r>
            <w:r w:rsidR="004D45C4">
              <w:br/>
            </w:r>
            <w:r w:rsidRPr="6AA1C304">
              <w:rPr>
                <w:rStyle w:val="Strong"/>
                <w:rFonts w:eastAsiaTheme="majorEastAsia"/>
                <w:color w:val="101820"/>
                <w:sz w:val="20"/>
                <w:szCs w:val="20"/>
                <w:lang w:val="en-US"/>
              </w:rPr>
              <w:t>N/A:</w:t>
            </w:r>
            <w:r w:rsidRPr="6AA1C304">
              <w:rPr>
                <w:color w:val="101820"/>
                <w:sz w:val="20"/>
                <w:szCs w:val="20"/>
                <w:lang w:val="en-US"/>
              </w:rPr>
              <w:t> Consumers did not have the option to publish their consumer complaint narrative or the complaint was received before March 19, 2015. Data populates in this field immediately.</w:t>
            </w:r>
            <w:r w:rsidR="004D45C4">
              <w:br/>
            </w:r>
            <w:r w:rsidR="004D45C4">
              <w:br/>
            </w:r>
            <w:r w:rsidRPr="6AA1C304">
              <w:rPr>
                <w:rStyle w:val="Strong"/>
                <w:rFonts w:eastAsiaTheme="majorEastAsia"/>
                <w:color w:val="101820"/>
                <w:sz w:val="20"/>
                <w:szCs w:val="20"/>
                <w:lang w:val="en-US"/>
              </w:rPr>
              <w:t>Other:</w:t>
            </w:r>
            <w:r w:rsidRPr="6AA1C304">
              <w:rPr>
                <w:color w:val="101820"/>
                <w:sz w:val="20"/>
                <w:szCs w:val="20"/>
                <w:lang w:val="en-US"/>
              </w:rPr>
              <w:t> Complaint does not meet criteria for narrative publication.</w:t>
            </w:r>
            <w:r w:rsidR="004D45C4">
              <w:br/>
            </w:r>
            <w:r w:rsidR="004D45C4">
              <w:br/>
            </w:r>
            <w:r w:rsidRPr="6AA1C304">
              <w:rPr>
                <w:color w:val="101820"/>
                <w:sz w:val="20"/>
                <w:szCs w:val="20"/>
                <w:lang w:val="en-US"/>
              </w:rPr>
              <w:t xml:space="preserve">Blanks appear until at least 60 days after the complaint is sent to the company for response or until the company provides an optional </w:t>
            </w:r>
            <w:r w:rsidRPr="6AA1C304">
              <w:rPr>
                <w:color w:val="101820"/>
                <w:sz w:val="20"/>
                <w:szCs w:val="20"/>
                <w:lang w:val="en-US"/>
              </w:rPr>
              <w:lastRenderedPageBreak/>
              <w:t>company public response – whichever comes first.</w:t>
            </w:r>
          </w:p>
        </w:tc>
      </w:tr>
      <w:tr w:rsidR="004D45C4" w:rsidRPr="004D45C4" w14:paraId="28D0D5D3" w14:textId="77777777" w:rsidTr="6AA1C304">
        <w:tc>
          <w:tcPr>
            <w:tcW w:w="2268" w:type="dxa"/>
            <w:shd w:val="clear" w:color="auto" w:fill="F8F8F8"/>
            <w:tcMar>
              <w:top w:w="150" w:type="dxa"/>
              <w:left w:w="225" w:type="dxa"/>
              <w:bottom w:w="150" w:type="dxa"/>
              <w:right w:w="225" w:type="dxa"/>
            </w:tcMar>
            <w:vAlign w:val="center"/>
            <w:hideMark/>
          </w:tcPr>
          <w:p w14:paraId="7EF1EC89" w14:textId="77777777" w:rsidR="004D45C4" w:rsidRPr="004D45C4" w:rsidRDefault="004D45C4" w:rsidP="004D45C4">
            <w:pPr>
              <w:spacing w:line="360" w:lineRule="atLeast"/>
              <w:rPr>
                <w:color w:val="101820"/>
                <w:sz w:val="20"/>
                <w:szCs w:val="20"/>
              </w:rPr>
            </w:pPr>
            <w:r w:rsidRPr="004D45C4">
              <w:rPr>
                <w:color w:val="101820"/>
                <w:sz w:val="20"/>
                <w:szCs w:val="20"/>
              </w:rPr>
              <w:lastRenderedPageBreak/>
              <w:t>Submitted via</w:t>
            </w:r>
          </w:p>
        </w:tc>
        <w:tc>
          <w:tcPr>
            <w:tcW w:w="2182" w:type="dxa"/>
            <w:shd w:val="clear" w:color="auto" w:fill="F8F8F8"/>
            <w:tcMar>
              <w:top w:w="150" w:type="dxa"/>
              <w:left w:w="225" w:type="dxa"/>
              <w:bottom w:w="150" w:type="dxa"/>
              <w:right w:w="225" w:type="dxa"/>
            </w:tcMar>
            <w:vAlign w:val="center"/>
            <w:hideMark/>
          </w:tcPr>
          <w:p w14:paraId="220C3D75" w14:textId="77777777" w:rsidR="004D45C4" w:rsidRPr="004D45C4" w:rsidRDefault="6AE697EA" w:rsidP="6AA1C304">
            <w:pPr>
              <w:spacing w:line="360" w:lineRule="atLeast"/>
              <w:rPr>
                <w:color w:val="101820"/>
                <w:sz w:val="20"/>
                <w:szCs w:val="20"/>
                <w:lang w:val="en-US"/>
              </w:rPr>
            </w:pPr>
            <w:r w:rsidRPr="6AA1C304">
              <w:rPr>
                <w:color w:val="101820"/>
                <w:sz w:val="20"/>
                <w:szCs w:val="20"/>
                <w:lang w:val="en-US"/>
              </w:rPr>
              <w:t>How the complaint was submitted to the CFPB</w:t>
            </w:r>
          </w:p>
        </w:tc>
        <w:tc>
          <w:tcPr>
            <w:tcW w:w="2213" w:type="dxa"/>
            <w:shd w:val="clear" w:color="auto" w:fill="F8F8F8"/>
            <w:tcMar>
              <w:top w:w="150" w:type="dxa"/>
              <w:left w:w="225" w:type="dxa"/>
              <w:bottom w:w="150" w:type="dxa"/>
              <w:right w:w="225" w:type="dxa"/>
            </w:tcMar>
            <w:vAlign w:val="center"/>
            <w:hideMark/>
          </w:tcPr>
          <w:p w14:paraId="4A9E6461" w14:textId="77777777" w:rsidR="004D45C4" w:rsidRPr="004D45C4" w:rsidRDefault="004D45C4" w:rsidP="004D45C4">
            <w:pPr>
              <w:spacing w:line="360" w:lineRule="atLeast"/>
              <w:rPr>
                <w:color w:val="101820"/>
                <w:sz w:val="20"/>
                <w:szCs w:val="20"/>
              </w:rPr>
            </w:pPr>
            <w:r w:rsidRPr="004D45C4">
              <w:rPr>
                <w:color w:val="101820"/>
                <w:sz w:val="20"/>
                <w:szCs w:val="20"/>
              </w:rPr>
              <w:t>plain text</w:t>
            </w:r>
          </w:p>
        </w:tc>
        <w:tc>
          <w:tcPr>
            <w:tcW w:w="2363" w:type="dxa"/>
            <w:shd w:val="clear" w:color="auto" w:fill="F8F8F8"/>
            <w:tcMar>
              <w:top w:w="150" w:type="dxa"/>
              <w:left w:w="225" w:type="dxa"/>
              <w:bottom w:w="150" w:type="dxa"/>
              <w:right w:w="225" w:type="dxa"/>
            </w:tcMar>
            <w:vAlign w:val="center"/>
            <w:hideMark/>
          </w:tcPr>
          <w:p w14:paraId="397DC3E4" w14:textId="77777777" w:rsidR="004D45C4" w:rsidRPr="004D45C4" w:rsidRDefault="004D45C4" w:rsidP="004D45C4">
            <w:pPr>
              <w:spacing w:line="360" w:lineRule="atLeast"/>
              <w:rPr>
                <w:color w:val="101820"/>
                <w:sz w:val="20"/>
                <w:szCs w:val="20"/>
              </w:rPr>
            </w:pPr>
            <w:r w:rsidRPr="004D45C4">
              <w:rPr>
                <w:color w:val="101820"/>
                <w:sz w:val="20"/>
                <w:szCs w:val="20"/>
              </w:rPr>
              <w:t>This field is a categorical variable.</w:t>
            </w:r>
          </w:p>
        </w:tc>
      </w:tr>
      <w:tr w:rsidR="004D45C4" w:rsidRPr="004D45C4" w14:paraId="2060ED81" w14:textId="77777777" w:rsidTr="6AA1C304">
        <w:tc>
          <w:tcPr>
            <w:tcW w:w="2268" w:type="dxa"/>
            <w:shd w:val="clear" w:color="auto" w:fill="F1F2F2"/>
            <w:tcMar>
              <w:top w:w="150" w:type="dxa"/>
              <w:left w:w="225" w:type="dxa"/>
              <w:bottom w:w="150" w:type="dxa"/>
              <w:right w:w="225" w:type="dxa"/>
            </w:tcMar>
            <w:vAlign w:val="center"/>
            <w:hideMark/>
          </w:tcPr>
          <w:p w14:paraId="6EA7CAE1" w14:textId="77777777" w:rsidR="004D45C4" w:rsidRPr="004D45C4" w:rsidRDefault="004D45C4" w:rsidP="004D45C4">
            <w:pPr>
              <w:spacing w:line="360" w:lineRule="atLeast"/>
              <w:rPr>
                <w:color w:val="101820"/>
                <w:sz w:val="20"/>
                <w:szCs w:val="20"/>
              </w:rPr>
            </w:pPr>
            <w:r w:rsidRPr="004D45C4">
              <w:rPr>
                <w:color w:val="101820"/>
                <w:sz w:val="20"/>
                <w:szCs w:val="20"/>
              </w:rPr>
              <w:t>Date sent to company</w:t>
            </w:r>
          </w:p>
        </w:tc>
        <w:tc>
          <w:tcPr>
            <w:tcW w:w="2182" w:type="dxa"/>
            <w:shd w:val="clear" w:color="auto" w:fill="F1F2F2"/>
            <w:tcMar>
              <w:top w:w="150" w:type="dxa"/>
              <w:left w:w="225" w:type="dxa"/>
              <w:bottom w:w="150" w:type="dxa"/>
              <w:right w:w="225" w:type="dxa"/>
            </w:tcMar>
            <w:vAlign w:val="center"/>
            <w:hideMark/>
          </w:tcPr>
          <w:p w14:paraId="361F01AA" w14:textId="77777777" w:rsidR="004D45C4" w:rsidRPr="004D45C4" w:rsidRDefault="004D45C4" w:rsidP="004D45C4">
            <w:pPr>
              <w:spacing w:line="360" w:lineRule="atLeast"/>
              <w:rPr>
                <w:color w:val="101820"/>
                <w:sz w:val="20"/>
                <w:szCs w:val="20"/>
              </w:rPr>
            </w:pPr>
            <w:r w:rsidRPr="004D45C4">
              <w:rPr>
                <w:color w:val="101820"/>
                <w:sz w:val="20"/>
                <w:szCs w:val="20"/>
              </w:rPr>
              <w:t>The date the CFPB sent the complaint to the company</w:t>
            </w:r>
          </w:p>
        </w:tc>
        <w:tc>
          <w:tcPr>
            <w:tcW w:w="2213" w:type="dxa"/>
            <w:shd w:val="clear" w:color="auto" w:fill="F1F2F2"/>
            <w:tcMar>
              <w:top w:w="150" w:type="dxa"/>
              <w:left w:w="225" w:type="dxa"/>
              <w:bottom w:w="150" w:type="dxa"/>
              <w:right w:w="225" w:type="dxa"/>
            </w:tcMar>
            <w:vAlign w:val="center"/>
            <w:hideMark/>
          </w:tcPr>
          <w:p w14:paraId="5E8FAE33" w14:textId="77777777" w:rsidR="004D45C4" w:rsidRPr="004D45C4" w:rsidRDefault="004D45C4" w:rsidP="004D45C4">
            <w:pPr>
              <w:spacing w:line="360" w:lineRule="atLeast"/>
              <w:rPr>
                <w:color w:val="101820"/>
                <w:sz w:val="20"/>
                <w:szCs w:val="20"/>
              </w:rPr>
            </w:pPr>
            <w:r w:rsidRPr="004D45C4">
              <w:rPr>
                <w:color w:val="101820"/>
                <w:sz w:val="20"/>
                <w:szCs w:val="20"/>
              </w:rPr>
              <w:t>date &amp; time</w:t>
            </w:r>
          </w:p>
        </w:tc>
        <w:tc>
          <w:tcPr>
            <w:tcW w:w="2363" w:type="dxa"/>
            <w:shd w:val="clear" w:color="auto" w:fill="F1F2F2"/>
            <w:tcMar>
              <w:top w:w="150" w:type="dxa"/>
              <w:left w:w="225" w:type="dxa"/>
              <w:bottom w:w="150" w:type="dxa"/>
              <w:right w:w="225" w:type="dxa"/>
            </w:tcMar>
            <w:vAlign w:val="center"/>
            <w:hideMark/>
          </w:tcPr>
          <w:p w14:paraId="491AB364" w14:textId="77777777" w:rsidR="004D45C4" w:rsidRPr="004D45C4" w:rsidRDefault="004D45C4" w:rsidP="004D45C4">
            <w:pPr>
              <w:spacing w:line="360" w:lineRule="atLeast"/>
              <w:rPr>
                <w:color w:val="101820"/>
                <w:sz w:val="20"/>
                <w:szCs w:val="20"/>
              </w:rPr>
            </w:pPr>
          </w:p>
        </w:tc>
      </w:tr>
      <w:tr w:rsidR="004D45C4" w:rsidRPr="004D45C4" w14:paraId="5EC3436A" w14:textId="77777777" w:rsidTr="6AA1C304">
        <w:tc>
          <w:tcPr>
            <w:tcW w:w="2268" w:type="dxa"/>
            <w:shd w:val="clear" w:color="auto" w:fill="F8F8F8"/>
            <w:tcMar>
              <w:top w:w="150" w:type="dxa"/>
              <w:left w:w="225" w:type="dxa"/>
              <w:bottom w:w="150" w:type="dxa"/>
              <w:right w:w="225" w:type="dxa"/>
            </w:tcMar>
            <w:vAlign w:val="center"/>
            <w:hideMark/>
          </w:tcPr>
          <w:p w14:paraId="4184301A" w14:textId="77777777" w:rsidR="004D45C4" w:rsidRPr="004D45C4" w:rsidRDefault="004D45C4" w:rsidP="004D45C4">
            <w:pPr>
              <w:spacing w:line="360" w:lineRule="atLeast"/>
              <w:rPr>
                <w:color w:val="101820"/>
                <w:sz w:val="20"/>
                <w:szCs w:val="20"/>
              </w:rPr>
            </w:pPr>
            <w:r w:rsidRPr="004D45C4">
              <w:rPr>
                <w:color w:val="101820"/>
                <w:sz w:val="20"/>
                <w:szCs w:val="20"/>
              </w:rPr>
              <w:t>Company response to consumer</w:t>
            </w:r>
          </w:p>
        </w:tc>
        <w:tc>
          <w:tcPr>
            <w:tcW w:w="2182" w:type="dxa"/>
            <w:shd w:val="clear" w:color="auto" w:fill="F8F8F8"/>
            <w:tcMar>
              <w:top w:w="150" w:type="dxa"/>
              <w:left w:w="225" w:type="dxa"/>
              <w:bottom w:w="150" w:type="dxa"/>
              <w:right w:w="225" w:type="dxa"/>
            </w:tcMar>
            <w:vAlign w:val="center"/>
            <w:hideMark/>
          </w:tcPr>
          <w:p w14:paraId="07361ECE" w14:textId="77777777" w:rsidR="004D45C4" w:rsidRPr="004D45C4" w:rsidRDefault="004D45C4" w:rsidP="004D45C4">
            <w:pPr>
              <w:spacing w:line="360" w:lineRule="atLeast"/>
              <w:rPr>
                <w:color w:val="101820"/>
                <w:sz w:val="20"/>
                <w:szCs w:val="20"/>
              </w:rPr>
            </w:pPr>
            <w:r w:rsidRPr="004D45C4">
              <w:rPr>
                <w:color w:val="101820"/>
                <w:sz w:val="20"/>
                <w:szCs w:val="20"/>
              </w:rPr>
              <w:t>This is how the company responded. For example, "Closed with explanation."</w:t>
            </w:r>
          </w:p>
        </w:tc>
        <w:tc>
          <w:tcPr>
            <w:tcW w:w="2213" w:type="dxa"/>
            <w:shd w:val="clear" w:color="auto" w:fill="F8F8F8"/>
            <w:tcMar>
              <w:top w:w="150" w:type="dxa"/>
              <w:left w:w="225" w:type="dxa"/>
              <w:bottom w:w="150" w:type="dxa"/>
              <w:right w:w="225" w:type="dxa"/>
            </w:tcMar>
            <w:vAlign w:val="center"/>
            <w:hideMark/>
          </w:tcPr>
          <w:p w14:paraId="424871A5" w14:textId="77777777" w:rsidR="004D45C4" w:rsidRPr="004D45C4" w:rsidRDefault="004D45C4" w:rsidP="004D45C4">
            <w:pPr>
              <w:spacing w:line="360" w:lineRule="atLeast"/>
              <w:rPr>
                <w:color w:val="101820"/>
                <w:sz w:val="20"/>
                <w:szCs w:val="20"/>
              </w:rPr>
            </w:pPr>
            <w:r w:rsidRPr="004D45C4">
              <w:rPr>
                <w:color w:val="101820"/>
                <w:sz w:val="20"/>
                <w:szCs w:val="20"/>
              </w:rPr>
              <w:t>plain text</w:t>
            </w:r>
          </w:p>
        </w:tc>
        <w:tc>
          <w:tcPr>
            <w:tcW w:w="2363" w:type="dxa"/>
            <w:shd w:val="clear" w:color="auto" w:fill="F8F8F8"/>
            <w:tcMar>
              <w:top w:w="150" w:type="dxa"/>
              <w:left w:w="225" w:type="dxa"/>
              <w:bottom w:w="150" w:type="dxa"/>
              <w:right w:w="225" w:type="dxa"/>
            </w:tcMar>
            <w:vAlign w:val="center"/>
            <w:hideMark/>
          </w:tcPr>
          <w:p w14:paraId="703C923E" w14:textId="77777777" w:rsidR="004D45C4" w:rsidRPr="004D45C4" w:rsidRDefault="004D45C4" w:rsidP="004D45C4">
            <w:pPr>
              <w:spacing w:line="360" w:lineRule="atLeast"/>
              <w:rPr>
                <w:color w:val="101820"/>
                <w:sz w:val="20"/>
                <w:szCs w:val="20"/>
              </w:rPr>
            </w:pPr>
            <w:r w:rsidRPr="004D45C4">
              <w:rPr>
                <w:color w:val="101820"/>
                <w:sz w:val="20"/>
                <w:szCs w:val="20"/>
              </w:rPr>
              <w:t>This field is a categorical variable.</w:t>
            </w:r>
          </w:p>
        </w:tc>
      </w:tr>
      <w:tr w:rsidR="004D45C4" w:rsidRPr="004D45C4" w14:paraId="068F9DD1" w14:textId="77777777" w:rsidTr="6AA1C304">
        <w:tc>
          <w:tcPr>
            <w:tcW w:w="2268" w:type="dxa"/>
            <w:shd w:val="clear" w:color="auto" w:fill="F1F2F2"/>
            <w:tcMar>
              <w:top w:w="150" w:type="dxa"/>
              <w:left w:w="225" w:type="dxa"/>
              <w:bottom w:w="150" w:type="dxa"/>
              <w:right w:w="225" w:type="dxa"/>
            </w:tcMar>
            <w:vAlign w:val="center"/>
            <w:hideMark/>
          </w:tcPr>
          <w:p w14:paraId="03FE331F" w14:textId="77777777" w:rsidR="004D45C4" w:rsidRPr="004D45C4" w:rsidRDefault="004D45C4" w:rsidP="004D45C4">
            <w:pPr>
              <w:spacing w:line="360" w:lineRule="atLeast"/>
              <w:rPr>
                <w:color w:val="101820"/>
                <w:sz w:val="20"/>
                <w:szCs w:val="20"/>
              </w:rPr>
            </w:pPr>
            <w:r w:rsidRPr="004D45C4">
              <w:rPr>
                <w:color w:val="101820"/>
                <w:sz w:val="20"/>
                <w:szCs w:val="20"/>
              </w:rPr>
              <w:t>Timely response?</w:t>
            </w:r>
          </w:p>
        </w:tc>
        <w:tc>
          <w:tcPr>
            <w:tcW w:w="2182" w:type="dxa"/>
            <w:shd w:val="clear" w:color="auto" w:fill="F1F2F2"/>
            <w:tcMar>
              <w:top w:w="150" w:type="dxa"/>
              <w:left w:w="225" w:type="dxa"/>
              <w:bottom w:w="150" w:type="dxa"/>
              <w:right w:w="225" w:type="dxa"/>
            </w:tcMar>
            <w:vAlign w:val="center"/>
            <w:hideMark/>
          </w:tcPr>
          <w:p w14:paraId="49FBD82B" w14:textId="77777777" w:rsidR="004D45C4" w:rsidRPr="004D45C4" w:rsidRDefault="6AE697EA" w:rsidP="6AA1C304">
            <w:pPr>
              <w:spacing w:line="360" w:lineRule="atLeast"/>
              <w:rPr>
                <w:color w:val="101820"/>
                <w:sz w:val="20"/>
                <w:szCs w:val="20"/>
                <w:lang w:val="en-US"/>
              </w:rPr>
            </w:pPr>
            <w:r w:rsidRPr="6AA1C304">
              <w:rPr>
                <w:color w:val="101820"/>
                <w:sz w:val="20"/>
                <w:szCs w:val="20"/>
                <w:lang w:val="en-US"/>
              </w:rPr>
              <w:t>Whether the company gave a timely response</w:t>
            </w:r>
          </w:p>
        </w:tc>
        <w:tc>
          <w:tcPr>
            <w:tcW w:w="2213" w:type="dxa"/>
            <w:shd w:val="clear" w:color="auto" w:fill="F1F2F2"/>
            <w:tcMar>
              <w:top w:w="150" w:type="dxa"/>
              <w:left w:w="225" w:type="dxa"/>
              <w:bottom w:w="150" w:type="dxa"/>
              <w:right w:w="225" w:type="dxa"/>
            </w:tcMar>
            <w:vAlign w:val="center"/>
            <w:hideMark/>
          </w:tcPr>
          <w:p w14:paraId="5DA0D464" w14:textId="77777777" w:rsidR="004D45C4" w:rsidRPr="004D45C4" w:rsidRDefault="004D45C4" w:rsidP="004D45C4">
            <w:pPr>
              <w:spacing w:line="360" w:lineRule="atLeast"/>
              <w:rPr>
                <w:color w:val="101820"/>
                <w:sz w:val="20"/>
                <w:szCs w:val="20"/>
              </w:rPr>
            </w:pPr>
            <w:r w:rsidRPr="004D45C4">
              <w:rPr>
                <w:color w:val="101820"/>
                <w:sz w:val="20"/>
                <w:szCs w:val="20"/>
              </w:rPr>
              <w:t>plain text</w:t>
            </w:r>
          </w:p>
        </w:tc>
        <w:tc>
          <w:tcPr>
            <w:tcW w:w="2363" w:type="dxa"/>
            <w:shd w:val="clear" w:color="auto" w:fill="F1F2F2"/>
            <w:tcMar>
              <w:top w:w="150" w:type="dxa"/>
              <w:left w:w="225" w:type="dxa"/>
              <w:bottom w:w="150" w:type="dxa"/>
              <w:right w:w="225" w:type="dxa"/>
            </w:tcMar>
            <w:vAlign w:val="center"/>
            <w:hideMark/>
          </w:tcPr>
          <w:p w14:paraId="7E00FA4F" w14:textId="77777777" w:rsidR="004D45C4" w:rsidRPr="004D45C4" w:rsidRDefault="004D45C4" w:rsidP="004D45C4">
            <w:pPr>
              <w:spacing w:line="360" w:lineRule="atLeast"/>
              <w:rPr>
                <w:color w:val="101820"/>
                <w:sz w:val="20"/>
                <w:szCs w:val="20"/>
              </w:rPr>
            </w:pPr>
            <w:r w:rsidRPr="004D45C4">
              <w:rPr>
                <w:color w:val="101820"/>
                <w:sz w:val="20"/>
                <w:szCs w:val="20"/>
              </w:rPr>
              <w:t>yes/no</w:t>
            </w:r>
          </w:p>
        </w:tc>
      </w:tr>
      <w:tr w:rsidR="004D45C4" w:rsidRPr="004D45C4" w14:paraId="0FE92014" w14:textId="77777777" w:rsidTr="6AA1C304">
        <w:tc>
          <w:tcPr>
            <w:tcW w:w="2268" w:type="dxa"/>
            <w:shd w:val="clear" w:color="auto" w:fill="F8F8F8"/>
            <w:tcMar>
              <w:top w:w="150" w:type="dxa"/>
              <w:left w:w="225" w:type="dxa"/>
              <w:bottom w:w="150" w:type="dxa"/>
              <w:right w:w="225" w:type="dxa"/>
            </w:tcMar>
            <w:vAlign w:val="center"/>
            <w:hideMark/>
          </w:tcPr>
          <w:p w14:paraId="4EA60ACE" w14:textId="77777777" w:rsidR="004D45C4" w:rsidRPr="004D45C4" w:rsidRDefault="004D45C4" w:rsidP="004D45C4">
            <w:pPr>
              <w:spacing w:line="360" w:lineRule="atLeast"/>
              <w:rPr>
                <w:color w:val="101820"/>
                <w:sz w:val="20"/>
                <w:szCs w:val="20"/>
              </w:rPr>
            </w:pPr>
            <w:r w:rsidRPr="004D45C4">
              <w:rPr>
                <w:color w:val="101820"/>
                <w:sz w:val="20"/>
                <w:szCs w:val="20"/>
              </w:rPr>
              <w:t>Consumer disputed?</w:t>
            </w:r>
          </w:p>
        </w:tc>
        <w:tc>
          <w:tcPr>
            <w:tcW w:w="2182" w:type="dxa"/>
            <w:shd w:val="clear" w:color="auto" w:fill="F8F8F8"/>
            <w:tcMar>
              <w:top w:w="150" w:type="dxa"/>
              <w:left w:w="225" w:type="dxa"/>
              <w:bottom w:w="150" w:type="dxa"/>
              <w:right w:w="225" w:type="dxa"/>
            </w:tcMar>
            <w:vAlign w:val="center"/>
            <w:hideMark/>
          </w:tcPr>
          <w:p w14:paraId="52F95D4C" w14:textId="77777777" w:rsidR="004D45C4" w:rsidRPr="004D45C4" w:rsidRDefault="004D45C4" w:rsidP="004D45C4">
            <w:pPr>
              <w:spacing w:line="360" w:lineRule="atLeast"/>
              <w:rPr>
                <w:color w:val="101820"/>
                <w:sz w:val="20"/>
                <w:szCs w:val="20"/>
              </w:rPr>
            </w:pPr>
            <w:r w:rsidRPr="004D45C4">
              <w:rPr>
                <w:color w:val="101820"/>
                <w:sz w:val="20"/>
                <w:szCs w:val="20"/>
              </w:rPr>
              <w:t>Whether the consumer disputed the company’s response</w:t>
            </w:r>
          </w:p>
        </w:tc>
        <w:tc>
          <w:tcPr>
            <w:tcW w:w="2213" w:type="dxa"/>
            <w:shd w:val="clear" w:color="auto" w:fill="F8F8F8"/>
            <w:tcMar>
              <w:top w:w="150" w:type="dxa"/>
              <w:left w:w="225" w:type="dxa"/>
              <w:bottom w:w="150" w:type="dxa"/>
              <w:right w:w="225" w:type="dxa"/>
            </w:tcMar>
            <w:vAlign w:val="center"/>
            <w:hideMark/>
          </w:tcPr>
          <w:p w14:paraId="437D0BFE" w14:textId="77777777" w:rsidR="004D45C4" w:rsidRPr="004D45C4" w:rsidRDefault="004D45C4" w:rsidP="004D45C4">
            <w:pPr>
              <w:spacing w:line="360" w:lineRule="atLeast"/>
              <w:rPr>
                <w:color w:val="101820"/>
                <w:sz w:val="20"/>
                <w:szCs w:val="20"/>
              </w:rPr>
            </w:pPr>
            <w:r w:rsidRPr="004D45C4">
              <w:rPr>
                <w:color w:val="101820"/>
                <w:sz w:val="20"/>
                <w:szCs w:val="20"/>
              </w:rPr>
              <w:t>plain text</w:t>
            </w:r>
          </w:p>
        </w:tc>
        <w:tc>
          <w:tcPr>
            <w:tcW w:w="2363" w:type="dxa"/>
            <w:shd w:val="clear" w:color="auto" w:fill="F8F8F8"/>
            <w:tcMar>
              <w:top w:w="150" w:type="dxa"/>
              <w:left w:w="225" w:type="dxa"/>
              <w:bottom w:w="150" w:type="dxa"/>
              <w:right w:w="225" w:type="dxa"/>
            </w:tcMar>
            <w:vAlign w:val="center"/>
            <w:hideMark/>
          </w:tcPr>
          <w:p w14:paraId="2F41F1E1" w14:textId="77777777" w:rsidR="004D45C4" w:rsidRPr="004D45C4" w:rsidRDefault="6AE697EA" w:rsidP="6AA1C304">
            <w:pPr>
              <w:spacing w:line="360" w:lineRule="atLeast"/>
              <w:rPr>
                <w:color w:val="101820"/>
                <w:sz w:val="20"/>
                <w:szCs w:val="20"/>
                <w:lang w:val="en-US"/>
              </w:rPr>
            </w:pPr>
            <w:r w:rsidRPr="6AA1C304">
              <w:rPr>
                <w:rStyle w:val="Strong"/>
                <w:rFonts w:eastAsiaTheme="majorEastAsia"/>
                <w:color w:val="101820"/>
                <w:sz w:val="20"/>
                <w:szCs w:val="20"/>
                <w:lang w:val="en-US"/>
              </w:rPr>
              <w:t>Yes</w:t>
            </w:r>
            <w:r w:rsidR="004D45C4">
              <w:br/>
            </w:r>
            <w:r w:rsidR="004D45C4">
              <w:br/>
            </w:r>
            <w:r w:rsidRPr="6AA1C304">
              <w:rPr>
                <w:rStyle w:val="Strong"/>
                <w:rFonts w:eastAsiaTheme="majorEastAsia"/>
                <w:color w:val="101820"/>
                <w:sz w:val="20"/>
                <w:szCs w:val="20"/>
                <w:lang w:val="en-US"/>
              </w:rPr>
              <w:t>No</w:t>
            </w:r>
            <w:r w:rsidR="004D45C4">
              <w:br/>
            </w:r>
            <w:r w:rsidR="004D45C4">
              <w:br/>
            </w:r>
            <w:r w:rsidRPr="6AA1C304">
              <w:rPr>
                <w:rStyle w:val="Strong"/>
                <w:rFonts w:eastAsiaTheme="majorEastAsia"/>
                <w:color w:val="101820"/>
                <w:sz w:val="20"/>
                <w:szCs w:val="20"/>
                <w:lang w:val="en-US"/>
              </w:rPr>
              <w:t>N/A:</w:t>
            </w:r>
            <w:r w:rsidRPr="6AA1C304">
              <w:rPr>
                <w:color w:val="101820"/>
                <w:sz w:val="20"/>
                <w:szCs w:val="20"/>
                <w:lang w:val="en-US"/>
              </w:rPr>
              <w:t> The Bureau discontinued the consumer dispute option on April 24, 2017.</w:t>
            </w:r>
          </w:p>
        </w:tc>
      </w:tr>
      <w:tr w:rsidR="004D45C4" w:rsidRPr="004D45C4" w14:paraId="3D7D980A" w14:textId="77777777" w:rsidTr="6AA1C304">
        <w:tc>
          <w:tcPr>
            <w:tcW w:w="2268" w:type="dxa"/>
            <w:shd w:val="clear" w:color="auto" w:fill="F1F2F2"/>
            <w:tcMar>
              <w:top w:w="150" w:type="dxa"/>
              <w:left w:w="225" w:type="dxa"/>
              <w:bottom w:w="150" w:type="dxa"/>
              <w:right w:w="225" w:type="dxa"/>
            </w:tcMar>
            <w:vAlign w:val="center"/>
            <w:hideMark/>
          </w:tcPr>
          <w:p w14:paraId="7D8062D9" w14:textId="77777777" w:rsidR="004D45C4" w:rsidRPr="004D45C4" w:rsidRDefault="004D45C4" w:rsidP="004D45C4">
            <w:pPr>
              <w:spacing w:line="360" w:lineRule="atLeast"/>
              <w:rPr>
                <w:color w:val="101820"/>
                <w:sz w:val="20"/>
                <w:szCs w:val="20"/>
              </w:rPr>
            </w:pPr>
            <w:r w:rsidRPr="004D45C4">
              <w:rPr>
                <w:color w:val="101820"/>
                <w:sz w:val="20"/>
                <w:szCs w:val="20"/>
              </w:rPr>
              <w:t>Complaint ID</w:t>
            </w:r>
          </w:p>
        </w:tc>
        <w:tc>
          <w:tcPr>
            <w:tcW w:w="2182" w:type="dxa"/>
            <w:shd w:val="clear" w:color="auto" w:fill="F1F2F2"/>
            <w:tcMar>
              <w:top w:w="150" w:type="dxa"/>
              <w:left w:w="225" w:type="dxa"/>
              <w:bottom w:w="150" w:type="dxa"/>
              <w:right w:w="225" w:type="dxa"/>
            </w:tcMar>
            <w:vAlign w:val="center"/>
            <w:hideMark/>
          </w:tcPr>
          <w:p w14:paraId="415D18E4" w14:textId="77777777" w:rsidR="004D45C4" w:rsidRPr="004D45C4" w:rsidRDefault="004D45C4" w:rsidP="004D45C4">
            <w:pPr>
              <w:spacing w:line="360" w:lineRule="atLeast"/>
              <w:rPr>
                <w:color w:val="101820"/>
                <w:sz w:val="20"/>
                <w:szCs w:val="20"/>
              </w:rPr>
            </w:pPr>
            <w:r w:rsidRPr="004D45C4">
              <w:rPr>
                <w:color w:val="101820"/>
                <w:sz w:val="20"/>
                <w:szCs w:val="20"/>
              </w:rPr>
              <w:t>The unique identification number for a complaint</w:t>
            </w:r>
          </w:p>
        </w:tc>
        <w:tc>
          <w:tcPr>
            <w:tcW w:w="2213" w:type="dxa"/>
            <w:shd w:val="clear" w:color="auto" w:fill="F1F2F2"/>
            <w:tcMar>
              <w:top w:w="150" w:type="dxa"/>
              <w:left w:w="225" w:type="dxa"/>
              <w:bottom w:w="150" w:type="dxa"/>
              <w:right w:w="225" w:type="dxa"/>
            </w:tcMar>
            <w:vAlign w:val="center"/>
            <w:hideMark/>
          </w:tcPr>
          <w:p w14:paraId="2B90B89F" w14:textId="77777777" w:rsidR="004D45C4" w:rsidRPr="004D45C4" w:rsidRDefault="004D45C4" w:rsidP="004D45C4">
            <w:pPr>
              <w:spacing w:line="360" w:lineRule="atLeast"/>
              <w:rPr>
                <w:color w:val="101820"/>
                <w:sz w:val="20"/>
                <w:szCs w:val="20"/>
              </w:rPr>
            </w:pPr>
            <w:r w:rsidRPr="004D45C4">
              <w:rPr>
                <w:color w:val="101820"/>
                <w:sz w:val="20"/>
                <w:szCs w:val="20"/>
              </w:rPr>
              <w:t>number</w:t>
            </w:r>
          </w:p>
        </w:tc>
        <w:tc>
          <w:tcPr>
            <w:tcW w:w="2363" w:type="dxa"/>
            <w:shd w:val="clear" w:color="auto" w:fill="F1F2F2"/>
            <w:tcMar>
              <w:top w:w="150" w:type="dxa"/>
              <w:left w:w="225" w:type="dxa"/>
              <w:bottom w:w="150" w:type="dxa"/>
              <w:right w:w="225" w:type="dxa"/>
            </w:tcMar>
            <w:vAlign w:val="center"/>
            <w:hideMark/>
          </w:tcPr>
          <w:p w14:paraId="6A0784C6" w14:textId="77777777" w:rsidR="004D45C4" w:rsidRPr="004D45C4" w:rsidRDefault="004D45C4" w:rsidP="004D45C4">
            <w:pPr>
              <w:spacing w:line="360" w:lineRule="atLeast"/>
              <w:rPr>
                <w:color w:val="101820"/>
                <w:sz w:val="20"/>
                <w:szCs w:val="20"/>
              </w:rPr>
            </w:pPr>
          </w:p>
        </w:tc>
      </w:tr>
    </w:tbl>
    <w:p w14:paraId="163E97FE" w14:textId="46C13BDB" w:rsidR="004D45C4" w:rsidRDefault="00EC09FB" w:rsidP="004D45C4">
      <w:r>
        <w:t xml:space="preserve">Note: dataset based on </w:t>
      </w:r>
      <w:hyperlink r:id="rId8" w:history="1">
        <w:r w:rsidRPr="00BD60E7">
          <w:rPr>
            <w:rStyle w:val="Hyperlink"/>
          </w:rPr>
          <w:t>https://www.consumerfinance.gov/complaint/</w:t>
        </w:r>
      </w:hyperlink>
      <w:r>
        <w:t xml:space="preserve"> </w:t>
      </w:r>
    </w:p>
    <w:p w14:paraId="6E1FCAC5" w14:textId="77777777" w:rsidR="004D45C4" w:rsidRPr="002977BA" w:rsidRDefault="004D45C4" w:rsidP="00C74158">
      <w:pPr>
        <w:pStyle w:val="NormalWeb"/>
        <w:jc w:val="both"/>
      </w:pPr>
    </w:p>
    <w:p w14:paraId="7168EDB9" w14:textId="77777777" w:rsidR="00EC71C3" w:rsidRDefault="00EC71C3" w:rsidP="00C74158">
      <w:pPr>
        <w:pStyle w:val="NormalWeb"/>
        <w:jc w:val="both"/>
      </w:pPr>
    </w:p>
    <w:p w14:paraId="7B0E3936" w14:textId="77777777" w:rsidR="00BF0A49" w:rsidRDefault="00BF0A49" w:rsidP="00C74158">
      <w:pPr>
        <w:spacing w:beforeAutospacing="1" w:afterAutospacing="1"/>
        <w:ind w:left="720"/>
        <w:jc w:val="both"/>
      </w:pPr>
    </w:p>
    <w:p w14:paraId="798C621A" w14:textId="77777777" w:rsidR="00BF0A49" w:rsidRDefault="00BF0A49" w:rsidP="00C74158">
      <w:pPr>
        <w:jc w:val="both"/>
      </w:pPr>
    </w:p>
    <w:sectPr w:rsidR="00BF0A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6D2"/>
    <w:multiLevelType w:val="multilevel"/>
    <w:tmpl w:val="AB44C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54AD6"/>
    <w:multiLevelType w:val="multilevel"/>
    <w:tmpl w:val="904A0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C249E7"/>
    <w:multiLevelType w:val="multilevel"/>
    <w:tmpl w:val="ED509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FA5A93"/>
    <w:multiLevelType w:val="multilevel"/>
    <w:tmpl w:val="F00CBF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DA42D6"/>
    <w:multiLevelType w:val="multilevel"/>
    <w:tmpl w:val="A3DA7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A4666B"/>
    <w:multiLevelType w:val="multilevel"/>
    <w:tmpl w:val="AF18A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D368E3"/>
    <w:multiLevelType w:val="multilevel"/>
    <w:tmpl w:val="2D881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3997914">
    <w:abstractNumId w:val="2"/>
  </w:num>
  <w:num w:numId="2" w16cid:durableId="407994174">
    <w:abstractNumId w:val="0"/>
  </w:num>
  <w:num w:numId="3" w16cid:durableId="550918437">
    <w:abstractNumId w:val="6"/>
  </w:num>
  <w:num w:numId="4" w16cid:durableId="1163858755">
    <w:abstractNumId w:val="1"/>
  </w:num>
  <w:num w:numId="5" w16cid:durableId="394553150">
    <w:abstractNumId w:val="4"/>
  </w:num>
  <w:num w:numId="6" w16cid:durableId="573786367">
    <w:abstractNumId w:val="5"/>
  </w:num>
  <w:num w:numId="7" w16cid:durableId="115541222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uno André da Silva">
    <w15:presenceInfo w15:providerId="AD" w15:userId="S::nuno.silva@novasbe.pt::f8a4201c-7bf1-4c81-9e77-f7fd986b93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5FD"/>
    <w:rsid w:val="000154FF"/>
    <w:rsid w:val="00060CA2"/>
    <w:rsid w:val="00064011"/>
    <w:rsid w:val="0007421E"/>
    <w:rsid w:val="000E369D"/>
    <w:rsid w:val="0010189A"/>
    <w:rsid w:val="00104447"/>
    <w:rsid w:val="0010609F"/>
    <w:rsid w:val="00170E2E"/>
    <w:rsid w:val="001745EC"/>
    <w:rsid w:val="001B5E8C"/>
    <w:rsid w:val="001F1506"/>
    <w:rsid w:val="00224A03"/>
    <w:rsid w:val="002977BA"/>
    <w:rsid w:val="002E7E2D"/>
    <w:rsid w:val="00363741"/>
    <w:rsid w:val="003B4FD9"/>
    <w:rsid w:val="00410801"/>
    <w:rsid w:val="004B3C61"/>
    <w:rsid w:val="004D45C4"/>
    <w:rsid w:val="004E36D0"/>
    <w:rsid w:val="004F7CB3"/>
    <w:rsid w:val="00586F22"/>
    <w:rsid w:val="005B24D8"/>
    <w:rsid w:val="0061BA40"/>
    <w:rsid w:val="006A10BD"/>
    <w:rsid w:val="006D6FD5"/>
    <w:rsid w:val="007451D2"/>
    <w:rsid w:val="00785612"/>
    <w:rsid w:val="00794A5F"/>
    <w:rsid w:val="007A382B"/>
    <w:rsid w:val="007A5D65"/>
    <w:rsid w:val="008760E4"/>
    <w:rsid w:val="00892EAF"/>
    <w:rsid w:val="008D589E"/>
    <w:rsid w:val="0090486D"/>
    <w:rsid w:val="009A6AB9"/>
    <w:rsid w:val="00A30B47"/>
    <w:rsid w:val="00A7588B"/>
    <w:rsid w:val="00AA40F5"/>
    <w:rsid w:val="00AB52F1"/>
    <w:rsid w:val="00B20AE1"/>
    <w:rsid w:val="00BD4673"/>
    <w:rsid w:val="00BF0A49"/>
    <w:rsid w:val="00BF6304"/>
    <w:rsid w:val="00C53920"/>
    <w:rsid w:val="00C55973"/>
    <w:rsid w:val="00C74158"/>
    <w:rsid w:val="00C965FD"/>
    <w:rsid w:val="00D154C2"/>
    <w:rsid w:val="00D62C1B"/>
    <w:rsid w:val="00DB6AF2"/>
    <w:rsid w:val="00DC4F49"/>
    <w:rsid w:val="00E54D4B"/>
    <w:rsid w:val="00EC09FB"/>
    <w:rsid w:val="00EC71C3"/>
    <w:rsid w:val="00F44585"/>
    <w:rsid w:val="00F84B0D"/>
    <w:rsid w:val="00FD002E"/>
    <w:rsid w:val="00FE3CDD"/>
    <w:rsid w:val="00FF19EF"/>
    <w:rsid w:val="047462BC"/>
    <w:rsid w:val="0DC923B5"/>
    <w:rsid w:val="0E6C0F52"/>
    <w:rsid w:val="1088A4FF"/>
    <w:rsid w:val="12948D50"/>
    <w:rsid w:val="13BA3CD6"/>
    <w:rsid w:val="19E039B6"/>
    <w:rsid w:val="1A29265A"/>
    <w:rsid w:val="1DC2D73D"/>
    <w:rsid w:val="2295ABC6"/>
    <w:rsid w:val="230EA005"/>
    <w:rsid w:val="24BFB55C"/>
    <w:rsid w:val="28812C32"/>
    <w:rsid w:val="29113D6E"/>
    <w:rsid w:val="292C432D"/>
    <w:rsid w:val="2A951EF5"/>
    <w:rsid w:val="3085B152"/>
    <w:rsid w:val="30DFFFD5"/>
    <w:rsid w:val="32376D3D"/>
    <w:rsid w:val="342F9418"/>
    <w:rsid w:val="3D78CE63"/>
    <w:rsid w:val="3F26C436"/>
    <w:rsid w:val="43260F7C"/>
    <w:rsid w:val="4383843A"/>
    <w:rsid w:val="474E78A6"/>
    <w:rsid w:val="47947695"/>
    <w:rsid w:val="4CD65E23"/>
    <w:rsid w:val="504E6EAE"/>
    <w:rsid w:val="514C57A9"/>
    <w:rsid w:val="517124DC"/>
    <w:rsid w:val="5213A20E"/>
    <w:rsid w:val="533AF552"/>
    <w:rsid w:val="5804890E"/>
    <w:rsid w:val="5C16B9B3"/>
    <w:rsid w:val="5C519C38"/>
    <w:rsid w:val="5CB157FC"/>
    <w:rsid w:val="5F7A9AA3"/>
    <w:rsid w:val="60E4B17C"/>
    <w:rsid w:val="64B8C900"/>
    <w:rsid w:val="6AA1C304"/>
    <w:rsid w:val="6AE697EA"/>
    <w:rsid w:val="6BF0325D"/>
    <w:rsid w:val="6DE0D743"/>
    <w:rsid w:val="6E8A4EE5"/>
    <w:rsid w:val="6FA07F73"/>
    <w:rsid w:val="70BD42A6"/>
    <w:rsid w:val="725C9403"/>
    <w:rsid w:val="78939658"/>
    <w:rsid w:val="78C25552"/>
    <w:rsid w:val="7AED509C"/>
    <w:rsid w:val="7FE699C2"/>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45062"/>
  <w15:chartTrackingRefBased/>
  <w15:docId w15:val="{BA5A43B5-E1F0-6840-8825-CBD1D74A5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5C4"/>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C96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5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5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5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5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5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5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5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5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5FD"/>
    <w:rPr>
      <w:rFonts w:eastAsiaTheme="majorEastAsia" w:cstheme="majorBidi"/>
      <w:color w:val="272727" w:themeColor="text1" w:themeTint="D8"/>
    </w:rPr>
  </w:style>
  <w:style w:type="paragraph" w:styleId="Title">
    <w:name w:val="Title"/>
    <w:basedOn w:val="Normal"/>
    <w:next w:val="Normal"/>
    <w:link w:val="TitleChar"/>
    <w:uiPriority w:val="10"/>
    <w:qFormat/>
    <w:rsid w:val="00C965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5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5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65FD"/>
    <w:rPr>
      <w:i/>
      <w:iCs/>
      <w:color w:val="404040" w:themeColor="text1" w:themeTint="BF"/>
    </w:rPr>
  </w:style>
  <w:style w:type="paragraph" w:styleId="ListParagraph">
    <w:name w:val="List Paragraph"/>
    <w:basedOn w:val="Normal"/>
    <w:uiPriority w:val="34"/>
    <w:qFormat/>
    <w:rsid w:val="00C965FD"/>
    <w:pPr>
      <w:ind w:left="720"/>
      <w:contextualSpacing/>
    </w:pPr>
  </w:style>
  <w:style w:type="character" w:styleId="IntenseEmphasis">
    <w:name w:val="Intense Emphasis"/>
    <w:basedOn w:val="DefaultParagraphFont"/>
    <w:uiPriority w:val="21"/>
    <w:qFormat/>
    <w:rsid w:val="00C965FD"/>
    <w:rPr>
      <w:i/>
      <w:iCs/>
      <w:color w:val="0F4761" w:themeColor="accent1" w:themeShade="BF"/>
    </w:rPr>
  </w:style>
  <w:style w:type="paragraph" w:styleId="IntenseQuote">
    <w:name w:val="Intense Quote"/>
    <w:basedOn w:val="Normal"/>
    <w:next w:val="Normal"/>
    <w:link w:val="IntenseQuoteChar"/>
    <w:uiPriority w:val="30"/>
    <w:qFormat/>
    <w:rsid w:val="00C96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5FD"/>
    <w:rPr>
      <w:i/>
      <w:iCs/>
      <w:color w:val="0F4761" w:themeColor="accent1" w:themeShade="BF"/>
    </w:rPr>
  </w:style>
  <w:style w:type="character" w:styleId="IntenseReference">
    <w:name w:val="Intense Reference"/>
    <w:basedOn w:val="DefaultParagraphFont"/>
    <w:uiPriority w:val="32"/>
    <w:qFormat/>
    <w:rsid w:val="00C965FD"/>
    <w:rPr>
      <w:b/>
      <w:bCs/>
      <w:smallCaps/>
      <w:color w:val="0F4761" w:themeColor="accent1" w:themeShade="BF"/>
      <w:spacing w:val="5"/>
    </w:rPr>
  </w:style>
  <w:style w:type="character" w:styleId="Hyperlink">
    <w:name w:val="Hyperlink"/>
    <w:basedOn w:val="DefaultParagraphFont"/>
    <w:uiPriority w:val="99"/>
    <w:unhideWhenUsed/>
    <w:rsid w:val="00C965FD"/>
    <w:rPr>
      <w:color w:val="467886" w:themeColor="hyperlink"/>
      <w:u w:val="single"/>
    </w:rPr>
  </w:style>
  <w:style w:type="character" w:styleId="UnresolvedMention">
    <w:name w:val="Unresolved Mention"/>
    <w:basedOn w:val="DefaultParagraphFont"/>
    <w:uiPriority w:val="99"/>
    <w:semiHidden/>
    <w:unhideWhenUsed/>
    <w:rsid w:val="00C965FD"/>
    <w:rPr>
      <w:color w:val="605E5C"/>
      <w:shd w:val="clear" w:color="auto" w:fill="E1DFDD"/>
    </w:rPr>
  </w:style>
  <w:style w:type="paragraph" w:styleId="NormalWeb">
    <w:name w:val="Normal (Web)"/>
    <w:basedOn w:val="Normal"/>
    <w:uiPriority w:val="99"/>
    <w:unhideWhenUsed/>
    <w:rsid w:val="00C965FD"/>
    <w:pPr>
      <w:spacing w:before="100" w:beforeAutospacing="1" w:after="100" w:afterAutospacing="1"/>
    </w:pPr>
  </w:style>
  <w:style w:type="character" w:styleId="Strong">
    <w:name w:val="Strong"/>
    <w:basedOn w:val="DefaultParagraphFont"/>
    <w:uiPriority w:val="22"/>
    <w:qFormat/>
    <w:rsid w:val="00C965FD"/>
    <w:rPr>
      <w:b/>
      <w:bCs/>
    </w:rPr>
  </w:style>
  <w:style w:type="character" w:styleId="HTMLCode">
    <w:name w:val="HTML Code"/>
    <w:basedOn w:val="DefaultParagraphFont"/>
    <w:uiPriority w:val="99"/>
    <w:semiHidden/>
    <w:unhideWhenUsed/>
    <w:rsid w:val="00A7588B"/>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586F22"/>
    <w:rPr>
      <w:color w:val="96607D" w:themeColor="followedHyperlink"/>
      <w:u w:val="single"/>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lang w:eastAsia="en-GB"/>
      <w14:ligatures w14:val="none"/>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0154FF"/>
    <w:rPr>
      <w:rFonts w:ascii="Times New Roman" w:eastAsia="Times New Roman" w:hAnsi="Times New Roman" w:cs="Times New Roman"/>
      <w:kern w:val="0"/>
      <w:lang w:eastAsia="en-GB"/>
      <w14:ligatures w14:val="none"/>
    </w:rPr>
  </w:style>
  <w:style w:type="paragraph" w:styleId="CommentSubject">
    <w:name w:val="annotation subject"/>
    <w:basedOn w:val="CommentText"/>
    <w:next w:val="CommentText"/>
    <w:link w:val="CommentSubjectChar"/>
    <w:uiPriority w:val="99"/>
    <w:semiHidden/>
    <w:unhideWhenUsed/>
    <w:rsid w:val="00AB52F1"/>
    <w:rPr>
      <w:b/>
      <w:bCs/>
    </w:rPr>
  </w:style>
  <w:style w:type="character" w:customStyle="1" w:styleId="CommentSubjectChar">
    <w:name w:val="Comment Subject Char"/>
    <w:basedOn w:val="CommentTextChar"/>
    <w:link w:val="CommentSubject"/>
    <w:uiPriority w:val="99"/>
    <w:semiHidden/>
    <w:rsid w:val="00AB52F1"/>
    <w:rPr>
      <w:rFonts w:ascii="Times New Roman" w:eastAsia="Times New Roman" w:hAnsi="Times New Roman" w:cs="Times New Roman"/>
      <w:b/>
      <w:bCs/>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742254">
      <w:bodyDiv w:val="1"/>
      <w:marLeft w:val="0"/>
      <w:marRight w:val="0"/>
      <w:marTop w:val="0"/>
      <w:marBottom w:val="0"/>
      <w:divBdr>
        <w:top w:val="none" w:sz="0" w:space="0" w:color="auto"/>
        <w:left w:val="none" w:sz="0" w:space="0" w:color="auto"/>
        <w:bottom w:val="none" w:sz="0" w:space="0" w:color="auto"/>
        <w:right w:val="none" w:sz="0" w:space="0" w:color="auto"/>
      </w:divBdr>
    </w:div>
    <w:div w:id="400447957">
      <w:bodyDiv w:val="1"/>
      <w:marLeft w:val="0"/>
      <w:marRight w:val="0"/>
      <w:marTop w:val="0"/>
      <w:marBottom w:val="0"/>
      <w:divBdr>
        <w:top w:val="none" w:sz="0" w:space="0" w:color="auto"/>
        <w:left w:val="none" w:sz="0" w:space="0" w:color="auto"/>
        <w:bottom w:val="none" w:sz="0" w:space="0" w:color="auto"/>
        <w:right w:val="none" w:sz="0" w:space="0" w:color="auto"/>
      </w:divBdr>
    </w:div>
    <w:div w:id="592012546">
      <w:bodyDiv w:val="1"/>
      <w:marLeft w:val="0"/>
      <w:marRight w:val="0"/>
      <w:marTop w:val="0"/>
      <w:marBottom w:val="0"/>
      <w:divBdr>
        <w:top w:val="none" w:sz="0" w:space="0" w:color="auto"/>
        <w:left w:val="none" w:sz="0" w:space="0" w:color="auto"/>
        <w:bottom w:val="none" w:sz="0" w:space="0" w:color="auto"/>
        <w:right w:val="none" w:sz="0" w:space="0" w:color="auto"/>
      </w:divBdr>
    </w:div>
    <w:div w:id="598609834">
      <w:bodyDiv w:val="1"/>
      <w:marLeft w:val="0"/>
      <w:marRight w:val="0"/>
      <w:marTop w:val="0"/>
      <w:marBottom w:val="0"/>
      <w:divBdr>
        <w:top w:val="none" w:sz="0" w:space="0" w:color="auto"/>
        <w:left w:val="none" w:sz="0" w:space="0" w:color="auto"/>
        <w:bottom w:val="none" w:sz="0" w:space="0" w:color="auto"/>
        <w:right w:val="none" w:sz="0" w:space="0" w:color="auto"/>
      </w:divBdr>
    </w:div>
    <w:div w:id="741410354">
      <w:bodyDiv w:val="1"/>
      <w:marLeft w:val="0"/>
      <w:marRight w:val="0"/>
      <w:marTop w:val="0"/>
      <w:marBottom w:val="0"/>
      <w:divBdr>
        <w:top w:val="none" w:sz="0" w:space="0" w:color="auto"/>
        <w:left w:val="none" w:sz="0" w:space="0" w:color="auto"/>
        <w:bottom w:val="none" w:sz="0" w:space="0" w:color="auto"/>
        <w:right w:val="none" w:sz="0" w:space="0" w:color="auto"/>
      </w:divBdr>
    </w:div>
    <w:div w:id="896629845">
      <w:bodyDiv w:val="1"/>
      <w:marLeft w:val="0"/>
      <w:marRight w:val="0"/>
      <w:marTop w:val="0"/>
      <w:marBottom w:val="0"/>
      <w:divBdr>
        <w:top w:val="none" w:sz="0" w:space="0" w:color="auto"/>
        <w:left w:val="none" w:sz="0" w:space="0" w:color="auto"/>
        <w:bottom w:val="none" w:sz="0" w:space="0" w:color="auto"/>
        <w:right w:val="none" w:sz="0" w:space="0" w:color="auto"/>
      </w:divBdr>
    </w:div>
    <w:div w:id="966741974">
      <w:bodyDiv w:val="1"/>
      <w:marLeft w:val="0"/>
      <w:marRight w:val="0"/>
      <w:marTop w:val="0"/>
      <w:marBottom w:val="0"/>
      <w:divBdr>
        <w:top w:val="none" w:sz="0" w:space="0" w:color="auto"/>
        <w:left w:val="none" w:sz="0" w:space="0" w:color="auto"/>
        <w:bottom w:val="none" w:sz="0" w:space="0" w:color="auto"/>
        <w:right w:val="none" w:sz="0" w:space="0" w:color="auto"/>
      </w:divBdr>
    </w:div>
    <w:div w:id="1096367225">
      <w:bodyDiv w:val="1"/>
      <w:marLeft w:val="0"/>
      <w:marRight w:val="0"/>
      <w:marTop w:val="0"/>
      <w:marBottom w:val="0"/>
      <w:divBdr>
        <w:top w:val="none" w:sz="0" w:space="0" w:color="auto"/>
        <w:left w:val="none" w:sz="0" w:space="0" w:color="auto"/>
        <w:bottom w:val="none" w:sz="0" w:space="0" w:color="auto"/>
        <w:right w:val="none" w:sz="0" w:space="0" w:color="auto"/>
      </w:divBdr>
    </w:div>
    <w:div w:id="1257061397">
      <w:bodyDiv w:val="1"/>
      <w:marLeft w:val="0"/>
      <w:marRight w:val="0"/>
      <w:marTop w:val="0"/>
      <w:marBottom w:val="0"/>
      <w:divBdr>
        <w:top w:val="none" w:sz="0" w:space="0" w:color="auto"/>
        <w:left w:val="none" w:sz="0" w:space="0" w:color="auto"/>
        <w:bottom w:val="none" w:sz="0" w:space="0" w:color="auto"/>
        <w:right w:val="none" w:sz="0" w:space="0" w:color="auto"/>
      </w:divBdr>
    </w:div>
    <w:div w:id="1422751435">
      <w:bodyDiv w:val="1"/>
      <w:marLeft w:val="0"/>
      <w:marRight w:val="0"/>
      <w:marTop w:val="0"/>
      <w:marBottom w:val="0"/>
      <w:divBdr>
        <w:top w:val="none" w:sz="0" w:space="0" w:color="auto"/>
        <w:left w:val="none" w:sz="0" w:space="0" w:color="auto"/>
        <w:bottom w:val="none" w:sz="0" w:space="0" w:color="auto"/>
        <w:right w:val="none" w:sz="0" w:space="0" w:color="auto"/>
      </w:divBdr>
    </w:div>
    <w:div w:id="1455245661">
      <w:bodyDiv w:val="1"/>
      <w:marLeft w:val="0"/>
      <w:marRight w:val="0"/>
      <w:marTop w:val="0"/>
      <w:marBottom w:val="0"/>
      <w:divBdr>
        <w:top w:val="none" w:sz="0" w:space="0" w:color="auto"/>
        <w:left w:val="none" w:sz="0" w:space="0" w:color="auto"/>
        <w:bottom w:val="none" w:sz="0" w:space="0" w:color="auto"/>
        <w:right w:val="none" w:sz="0" w:space="0" w:color="auto"/>
      </w:divBdr>
    </w:div>
    <w:div w:id="1486581496">
      <w:bodyDiv w:val="1"/>
      <w:marLeft w:val="0"/>
      <w:marRight w:val="0"/>
      <w:marTop w:val="0"/>
      <w:marBottom w:val="0"/>
      <w:divBdr>
        <w:top w:val="none" w:sz="0" w:space="0" w:color="auto"/>
        <w:left w:val="none" w:sz="0" w:space="0" w:color="auto"/>
        <w:bottom w:val="none" w:sz="0" w:space="0" w:color="auto"/>
        <w:right w:val="none" w:sz="0" w:space="0" w:color="auto"/>
      </w:divBdr>
    </w:div>
    <w:div w:id="1848130870">
      <w:bodyDiv w:val="1"/>
      <w:marLeft w:val="0"/>
      <w:marRight w:val="0"/>
      <w:marTop w:val="0"/>
      <w:marBottom w:val="0"/>
      <w:divBdr>
        <w:top w:val="none" w:sz="0" w:space="0" w:color="auto"/>
        <w:left w:val="none" w:sz="0" w:space="0" w:color="auto"/>
        <w:bottom w:val="none" w:sz="0" w:space="0" w:color="auto"/>
        <w:right w:val="none" w:sz="0" w:space="0" w:color="auto"/>
      </w:divBdr>
      <w:divsChild>
        <w:div w:id="1831174107">
          <w:marLeft w:val="0"/>
          <w:marRight w:val="0"/>
          <w:marTop w:val="0"/>
          <w:marBottom w:val="0"/>
          <w:divBdr>
            <w:top w:val="none" w:sz="0" w:space="0" w:color="auto"/>
            <w:left w:val="none" w:sz="0" w:space="0" w:color="auto"/>
            <w:bottom w:val="none" w:sz="0" w:space="0" w:color="auto"/>
            <w:right w:val="none" w:sz="0" w:space="0" w:color="auto"/>
          </w:divBdr>
        </w:div>
      </w:divsChild>
    </w:div>
    <w:div w:id="2003459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sumerfinance.gov/complaint/"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microsoft.com/office/2011/relationships/people" Target="people.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ADEF7452C9E247BCD7B7CF540C250A" ma:contentTypeVersion="10" ma:contentTypeDescription="Create a new document." ma:contentTypeScope="" ma:versionID="856d707f171fac511d3ff71a74e7e634">
  <xsd:schema xmlns:xsd="http://www.w3.org/2001/XMLSchema" xmlns:xs="http://www.w3.org/2001/XMLSchema" xmlns:p="http://schemas.microsoft.com/office/2006/metadata/properties" xmlns:ns2="517df56b-07aa-4b4d-9b9d-2c4a6c0d14c9" xmlns:ns3="996acacf-bde8-4d56-8af9-8062c758b7d1" targetNamespace="http://schemas.microsoft.com/office/2006/metadata/properties" ma:root="true" ma:fieldsID="607e834561b1bff020cf71ab5127d9fc" ns2:_="" ns3:_="">
    <xsd:import namespace="517df56b-07aa-4b4d-9b9d-2c4a6c0d14c9"/>
    <xsd:import namespace="996acacf-bde8-4d56-8af9-8062c758b7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7df56b-07aa-4b4d-9b9d-2c4a6c0d14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e61ed8-ab36-43ce-957d-34469eb19a7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6acacf-bde8-4d56-8af9-8062c758b7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b83186-283d-44ce-ae7f-4bbbba7a19f8}" ma:internalName="TaxCatchAll" ma:showField="CatchAllData" ma:web="996acacf-bde8-4d56-8af9-8062c758b7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17df56b-07aa-4b4d-9b9d-2c4a6c0d14c9">
      <Terms xmlns="http://schemas.microsoft.com/office/infopath/2007/PartnerControls"/>
    </lcf76f155ced4ddcb4097134ff3c332f>
    <TaxCatchAll xmlns="996acacf-bde8-4d56-8af9-8062c758b7d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A0FF1E-5BEE-4FFA-9BF2-05D2EDCDC3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7df56b-07aa-4b4d-9b9d-2c4a6c0d14c9"/>
    <ds:schemaRef ds:uri="996acacf-bde8-4d56-8af9-8062c758b7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0EF2F9-96F1-4DDD-AD80-85DB54ABDA08}">
  <ds:schemaRefs>
    <ds:schemaRef ds:uri="http://schemas.microsoft.com/office/2006/metadata/properties"/>
    <ds:schemaRef ds:uri="http://schemas.microsoft.com/office/infopath/2007/PartnerControls"/>
    <ds:schemaRef ds:uri="517df56b-07aa-4b4d-9b9d-2c4a6c0d14c9"/>
    <ds:schemaRef ds:uri="996acacf-bde8-4d56-8af9-8062c758b7d1"/>
  </ds:schemaRefs>
</ds:datastoreItem>
</file>

<file path=customXml/itemProps3.xml><?xml version="1.0" encoding="utf-8"?>
<ds:datastoreItem xmlns:ds="http://schemas.openxmlformats.org/officeDocument/2006/customXml" ds:itemID="{BA00451B-7353-4A33-8DAE-73295C167E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2267</Words>
  <Characters>13265</Characters>
  <Application>Microsoft Office Word</Application>
  <DocSecurity>0</DocSecurity>
  <Lines>510</Lines>
  <Paragraphs>158</Paragraphs>
  <ScaleCrop>false</ScaleCrop>
  <Company/>
  <LinksUpToDate>false</LinksUpToDate>
  <CharactersWithSpaces>15374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Nuno André da Silva (HLUZ-LEARNING HEALTH)</dc:creator>
  <cp:keywords/>
  <dc:description/>
  <cp:lastModifiedBy>Nuno André da Silva (HLUZ-LEARNING HEALTH)</cp:lastModifiedBy>
  <cp:revision>3</cp:revision>
  <cp:lastPrinted>2026-02-28T15:40:00Z</cp:lastPrinted>
  <dcterms:created xsi:type="dcterms:W3CDTF">2026-02-28T15:40:00Z</dcterms:created>
  <dcterms:modified xsi:type="dcterms:W3CDTF">2026-02-28T15:40:00Z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606be7-212f-4f2d-82f8-c23e50095b91_Enabled">
    <vt:lpwstr>true</vt:lpwstr>
  </property>
  <property fmtid="{D5CDD505-2E9C-101B-9397-08002B2CF9AE}" pid="3" name="MSIP_Label_92606be7-212f-4f2d-82f8-c23e50095b91_SetDate">
    <vt:lpwstr>2025-01-25T16:50:46Z</vt:lpwstr>
  </property>
  <property fmtid="{D5CDD505-2E9C-101B-9397-08002B2CF9AE}" pid="4" name="MSIP_Label_92606be7-212f-4f2d-82f8-c23e50095b91_Method">
    <vt:lpwstr>Standard</vt:lpwstr>
  </property>
  <property fmtid="{D5CDD505-2E9C-101B-9397-08002B2CF9AE}" pid="5" name="MSIP_Label_92606be7-212f-4f2d-82f8-c23e50095b91_Name">
    <vt:lpwstr>defa4170-0d19-0005-0004-bc88714345d2</vt:lpwstr>
  </property>
  <property fmtid="{D5CDD505-2E9C-101B-9397-08002B2CF9AE}" pid="6" name="MSIP_Label_92606be7-212f-4f2d-82f8-c23e50095b91_SiteId">
    <vt:lpwstr>6535fd21-1906-4157-a123-537338230b9e</vt:lpwstr>
  </property>
  <property fmtid="{D5CDD505-2E9C-101B-9397-08002B2CF9AE}" pid="7" name="MSIP_Label_92606be7-212f-4f2d-82f8-c23e50095b91_ActionId">
    <vt:lpwstr>63de63ce-02bf-4550-8fbb-a73323f6f8a3</vt:lpwstr>
  </property>
  <property fmtid="{D5CDD505-2E9C-101B-9397-08002B2CF9AE}" pid="8" name="MSIP_Label_92606be7-212f-4f2d-82f8-c23e50095b91_ContentBits">
    <vt:lpwstr>0</vt:lpwstr>
  </property>
  <property fmtid="{D5CDD505-2E9C-101B-9397-08002B2CF9AE}" pid="9" name="ContentTypeId">
    <vt:lpwstr>0x01010003ADEF7452C9E247BCD7B7CF540C250A</vt:lpwstr>
  </property>
  <property fmtid="{D5CDD505-2E9C-101B-9397-08002B2CF9AE}" pid="10" name="MediaServiceImageTags">
    <vt:lpwstr/>
  </property>
  <property fmtid="{D5CDD505-2E9C-101B-9397-08002B2CF9AE}" pid="11" name="docLang">
    <vt:lpwstr>en</vt:lpwstr>
  </property>
</Properties>
</file>